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02D2040A" w:rsidR="00B56DCB" w:rsidRPr="00B56DCB" w:rsidRDefault="1103BF3E" w:rsidP="00B56DCB">
      <w:r>
        <w:t xml:space="preserve">CockroachDB has a sophisticated and modern architecture and is designed for </w:t>
      </w:r>
      <w:del w:id="0" w:author="Jesse Seldess" w:date="2021-05-05T20:26:00Z">
        <w:r w:rsidR="00514AE6" w:rsidDel="1103BF3E">
          <w:delText xml:space="preserve">a </w:delText>
        </w:r>
      </w:del>
      <w:r>
        <w:t xml:space="preserve">global scale.  However, that complexity and scalability </w:t>
      </w:r>
      <w:proofErr w:type="gramStart"/>
      <w:r>
        <w:t>don't</w:t>
      </w:r>
      <w:proofErr w:type="gramEnd"/>
      <w:r>
        <w:t xml:space="preserve"> imply a steep learning curve or barrier to entry.  In this chapter </w:t>
      </w:r>
      <w:proofErr w:type="gramStart"/>
      <w:r>
        <w:t>we'll</w:t>
      </w:r>
      <w:proofErr w:type="gramEnd"/>
      <w:r>
        <w:t xml:space="preserve"> help you get started with a CockroachDB installation and introduce you to the basics of working with a CockroachDB system.  </w:t>
      </w:r>
    </w:p>
    <w:p w14:paraId="42B08083" w14:textId="4E68ABA9" w:rsidR="00C03301" w:rsidRDefault="00C03301" w:rsidP="00AD2B45">
      <w:pPr>
        <w:pStyle w:val="Heading2"/>
      </w:pPr>
      <w:r>
        <w:t>Installation</w:t>
      </w:r>
    </w:p>
    <w:p w14:paraId="62D97362" w14:textId="31AE9AC4" w:rsidR="00D518C6" w:rsidRPr="00D518C6" w:rsidRDefault="000F403D" w:rsidP="00D518C6">
      <w:r>
        <w:t xml:space="preserve">CockroachDB can be installed on virtually any </w:t>
      </w:r>
      <w:proofErr w:type="spellStart"/>
      <w:r>
        <w:t>flavor</w:t>
      </w:r>
      <w:proofErr w:type="spellEnd"/>
      <w:r>
        <w:t xml:space="preserve"> of desktop operating system within a few minutes.  Alternatively</w:t>
      </w:r>
      <w:r w:rsidR="00656F82">
        <w:t xml:space="preserve">, you can </w:t>
      </w:r>
      <w:r w:rsidR="001C168D">
        <w:t>create</w:t>
      </w:r>
      <w:r w:rsidR="00656F82">
        <w:t xml:space="preserve"> a free </w:t>
      </w:r>
      <w:proofErr w:type="spellStart"/>
      <w:r w:rsidR="00ED3C17">
        <w:t>CockroachCloud</w:t>
      </w:r>
      <w:proofErr w:type="spellEnd"/>
      <w:r w:rsidR="00ED3C17">
        <w:t xml:space="preserve"> database</w:t>
      </w:r>
      <w:r w:rsidR="001C168D">
        <w:t xml:space="preserve">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57A52B2B" w:rsidR="001C168D" w:rsidRDefault="00860DDD" w:rsidP="001C168D">
      <w:pPr>
        <w:rPr>
          <w:ins w:id="1" w:author="Guy Harrison" w:date="2021-05-04T16:43:00Z"/>
        </w:rPr>
      </w:pPr>
      <w:r>
        <w:t xml:space="preserve">In most scenarios, </w:t>
      </w:r>
      <w:proofErr w:type="gramStart"/>
      <w:r>
        <w:t>you</w:t>
      </w:r>
      <w:r w:rsidR="003C3355">
        <w:t>'</w:t>
      </w:r>
      <w:r>
        <w:t>ll</w:t>
      </w:r>
      <w:proofErr w:type="gramEnd"/>
      <w:r>
        <w:t xml:space="preserve"> want to have the CockroachDB software installed on your desktop computer</w:t>
      </w:r>
      <w:r w:rsidR="009574FA">
        <w:t>, so let</w:t>
      </w:r>
      <w:r w:rsidR="00E57B24">
        <w:t>'</w:t>
      </w:r>
      <w:r w:rsidR="009574FA">
        <w:t xml:space="preserve">s start with that. </w:t>
      </w:r>
      <w:proofErr w:type="gramStart"/>
      <w:r w:rsidR="003C3355">
        <w:t>You'</w:t>
      </w:r>
      <w:r w:rsidR="00DC7572">
        <w:t>ll</w:t>
      </w:r>
      <w:proofErr w:type="gramEnd"/>
      <w:r w:rsidR="00DC7572">
        <w:t xml:space="preserve"> find a full list of CockroachDB binaries at </w:t>
      </w:r>
      <w:hyperlink r:id="rId8" w:history="1">
        <w:r w:rsidR="00DC7572" w:rsidRPr="0088616D">
          <w:rPr>
            <w:rStyle w:val="Hyperlink"/>
          </w:rPr>
          <w:t>https://www.cockroachlabs.com/docs/releases/</w:t>
        </w:r>
      </w:hyperlink>
      <w:r w:rsidR="00DC7572">
        <w:t>.  From there</w:t>
      </w:r>
      <w:r w:rsidR="00E57B24">
        <w:t>,</w:t>
      </w:r>
      <w:r w:rsidR="00DC7572">
        <w:t xml:space="preserve"> you can pick your operating system and download the most recent </w:t>
      </w:r>
      <w:r w:rsidR="00CF6696">
        <w:t xml:space="preserve">version or pick a previous version. </w:t>
      </w:r>
    </w:p>
    <w:p w14:paraId="7675F8C5" w14:textId="3E4119A5" w:rsidR="00D80129" w:rsidRDefault="00D80129" w:rsidP="001C168D">
      <w:pPr>
        <w:rPr>
          <w:ins w:id="2" w:author="Guy Harrison" w:date="2021-05-04T16:43:00Z"/>
        </w:rPr>
      </w:pPr>
    </w:p>
    <w:p w14:paraId="6281929A" w14:textId="6546C08E" w:rsidR="00D80129" w:rsidRDefault="526BB698" w:rsidP="001C168D">
      <w:ins w:id="3" w:author="Guy Harrison" w:date="2021-05-04T16:43:00Z">
        <w:r>
          <w:t xml:space="preserve">The instructions below worked as of the time of writing, but installation can change with each release, so make sure you consult the CockroachDB website for the most up to date instructions.  </w:t>
        </w:r>
        <w:proofErr w:type="gramStart"/>
        <w:r>
          <w:t>In particular, in</w:t>
        </w:r>
        <w:proofErr w:type="gramEnd"/>
        <w:r>
          <w:t xml:space="preserve"> </w:t>
        </w:r>
      </w:ins>
      <w:commentRangeStart w:id="4"/>
      <w:commentRangeEnd w:id="4"/>
      <w:r w:rsidR="00D80129">
        <w:rPr>
          <w:rStyle w:val="CommentReference"/>
        </w:rPr>
        <w:commentReference w:id="4"/>
      </w:r>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7A1FFAC8" w:rsidR="00E32D38" w:rsidRDefault="1103BF3E" w:rsidP="001C168D">
      <w:r>
        <w:t xml:space="preserve">If you have the +brew+ package manager installed, then that is probably the easiest way to get started installing CRDB on Mac.  In fact, even if you </w:t>
      </w:r>
      <w:proofErr w:type="gramStart"/>
      <w:r>
        <w:t>don't</w:t>
      </w:r>
      <w:proofErr w:type="gramEnd"/>
      <w:r>
        <w:t xml:space="preserve"> have +brew+ installed, it</w:t>
      </w:r>
      <w:ins w:id="5" w:author="Jesse Seldess" w:date="2021-05-05T20:27:00Z">
        <w:r>
          <w:t>’</w:t>
        </w:r>
      </w:ins>
      <w:r>
        <w:t xml:space="preserve">s probably easier to install it and then install +CRDB+ than to install CRDB manually.  </w:t>
      </w:r>
    </w:p>
    <w:p w14:paraId="3857EF15" w14:textId="5AA3396F" w:rsidR="00432FB6" w:rsidRDefault="00432FB6" w:rsidP="001C168D">
      <w:r>
        <w:t>To install +brew+, issue the following command from a terminal window:</w:t>
      </w:r>
    </w:p>
    <w:p w14:paraId="42DF4BB0" w14:textId="77777777" w:rsidR="00D44DBD" w:rsidRDefault="00D44DBD" w:rsidP="001C168D"/>
    <w:p w14:paraId="25EBAF7E" w14:textId="3D745D7D" w:rsidR="00861D4A" w:rsidRDefault="00861D4A" w:rsidP="00432FB6">
      <w:pPr>
        <w:pStyle w:val="code"/>
      </w:pPr>
      <w:r>
        <w:t>[</w:t>
      </w:r>
      <w:proofErr w:type="spellStart"/>
      <w:proofErr w:type="gramStart"/>
      <w:r>
        <w:t>source,bash</w:t>
      </w:r>
      <w:proofErr w:type="spellEnd"/>
      <w:proofErr w:type="gramEnd"/>
      <w:r>
        <w:t>]</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/bin/bash -c "$(curl -</w:t>
      </w:r>
      <w:proofErr w:type="spellStart"/>
      <w:r w:rsidRPr="00432FB6">
        <w:t>fsSL</w:t>
      </w:r>
      <w:proofErr w:type="spellEnd"/>
      <w:r w:rsidRPr="00432FB6">
        <w:t xml:space="preserve"> </w:t>
      </w:r>
      <w:hyperlink r:id="rId13"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15FD64C2" w:rsidR="00F32EC1" w:rsidRDefault="00F32EC1" w:rsidP="00F32EC1">
      <w:r>
        <w:t>Once brew is installed, you can install CRDB with the following command:</w:t>
      </w:r>
    </w:p>
    <w:p w14:paraId="350F365A" w14:textId="77777777" w:rsidR="00D44DBD" w:rsidRDefault="00D44DBD" w:rsidP="00F32EC1"/>
    <w:p w14:paraId="01F76AA9" w14:textId="77777777" w:rsidR="00861D4A" w:rsidRDefault="00861D4A" w:rsidP="00861D4A">
      <w:pPr>
        <w:pStyle w:val="code"/>
      </w:pPr>
      <w:r>
        <w:t>[</w:t>
      </w:r>
      <w:proofErr w:type="spellStart"/>
      <w:proofErr w:type="gramStart"/>
      <w:r>
        <w:t>source,bash</w:t>
      </w:r>
      <w:proofErr w:type="spellEnd"/>
      <w:proofErr w:type="gramEnd"/>
      <w:r>
        <w:t>]</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proofErr w:type="spellStart"/>
      <w:r>
        <w:rPr>
          <w:lang w:val="en-GB"/>
        </w:rPr>
        <w:t>guyharrison@macos</w:t>
      </w:r>
      <w:proofErr w:type="spellEnd"/>
      <w:r>
        <w:rPr>
          <w:lang w:val="en-GB"/>
        </w:rPr>
        <w:t xml:space="preserve"> ~ % brew install </w:t>
      </w:r>
      <w:proofErr w:type="spellStart"/>
      <w:r>
        <w:rPr>
          <w:lang w:val="en-GB"/>
        </w:rPr>
        <w:t>cockroachdb</w:t>
      </w:r>
      <w:proofErr w:type="spellEnd"/>
      <w:r>
        <w:rPr>
          <w:lang w:val="en-GB"/>
        </w:rPr>
        <w:t>/tap/</w:t>
      </w:r>
      <w:proofErr w:type="gramStart"/>
      <w:r>
        <w:rPr>
          <w:lang w:val="en-GB"/>
        </w:rPr>
        <w:t>cockroach</w:t>
      </w:r>
      <w:proofErr w:type="gramEnd"/>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Tapping </w:t>
      </w:r>
      <w:proofErr w:type="spellStart"/>
      <w:r>
        <w:rPr>
          <w:b/>
          <w:bCs/>
          <w:lang w:val="en-GB"/>
        </w:rPr>
        <w:t>cockroachdb</w:t>
      </w:r>
      <w:proofErr w:type="spellEnd"/>
      <w:r>
        <w:rPr>
          <w:b/>
          <w:bCs/>
          <w:lang w:val="en-GB"/>
        </w:rPr>
        <w:t>/tap</w:t>
      </w:r>
    </w:p>
    <w:p w14:paraId="7B05E107" w14:textId="77777777" w:rsidR="00391422" w:rsidRDefault="00391422" w:rsidP="00B82EDB">
      <w:pPr>
        <w:pStyle w:val="code"/>
        <w:rPr>
          <w:lang w:val="en-GB"/>
        </w:rPr>
      </w:pPr>
      <w:r>
        <w:rPr>
          <w:lang w:val="en-GB"/>
        </w:rPr>
        <w:t>Cloning into '/</w:t>
      </w:r>
      <w:proofErr w:type="spellStart"/>
      <w:r>
        <w:rPr>
          <w:lang w:val="en-GB"/>
        </w:rPr>
        <w:t>usr</w:t>
      </w:r>
      <w:proofErr w:type="spellEnd"/>
      <w:r>
        <w:rPr>
          <w:lang w:val="en-GB"/>
        </w:rPr>
        <w:t>/local/Homebrew/Library/Taps/</w:t>
      </w:r>
      <w:proofErr w:type="spellStart"/>
      <w:r>
        <w:rPr>
          <w:lang w:val="en-GB"/>
        </w:rPr>
        <w:t>cockroachdb</w:t>
      </w:r>
      <w:proofErr w:type="spellEnd"/>
      <w:r>
        <w:rPr>
          <w:lang w:val="en-GB"/>
        </w:rPr>
        <w:t>/homebrew-tap'...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Installing cockroach from </w:t>
      </w:r>
      <w:proofErr w:type="spellStart"/>
      <w:r>
        <w:rPr>
          <w:b/>
          <w:bCs/>
          <w:lang w:val="en-GB"/>
        </w:rPr>
        <w:t>cockroachdb</w:t>
      </w:r>
      <w:proofErr w:type="spellEnd"/>
      <w:r>
        <w:rPr>
          <w:b/>
          <w:bCs/>
          <w:lang w:val="en-GB"/>
        </w:rPr>
        <w:t>/tap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 xml:space="preserve">To have </w:t>
      </w:r>
      <w:proofErr w:type="spellStart"/>
      <w:r>
        <w:rPr>
          <w:lang w:val="en-GB"/>
        </w:rPr>
        <w:t>launchd</w:t>
      </w:r>
      <w:proofErr w:type="spellEnd"/>
      <w:r>
        <w:rPr>
          <w:lang w:val="en-GB"/>
        </w:rPr>
        <w:t xml:space="preserve"> start </w:t>
      </w:r>
      <w:proofErr w:type="spellStart"/>
      <w:r>
        <w:rPr>
          <w:lang w:val="en-GB"/>
        </w:rPr>
        <w:t>cockroachdb</w:t>
      </w:r>
      <w:proofErr w:type="spellEnd"/>
      <w:r>
        <w:rPr>
          <w:lang w:val="en-GB"/>
        </w:rPr>
        <w:t>/tap/cockroach now and restart at login:</w:t>
      </w:r>
    </w:p>
    <w:p w14:paraId="56DBAE89" w14:textId="77777777" w:rsidR="00391422" w:rsidRDefault="00391422" w:rsidP="00B82EDB">
      <w:pPr>
        <w:pStyle w:val="code"/>
        <w:rPr>
          <w:lang w:val="en-GB"/>
        </w:rPr>
      </w:pPr>
      <w:r>
        <w:rPr>
          <w:lang w:val="en-GB"/>
        </w:rPr>
        <w:t xml:space="preserve">  brew services start </w:t>
      </w:r>
      <w:proofErr w:type="spellStart"/>
      <w:r>
        <w:rPr>
          <w:lang w:val="en-GB"/>
        </w:rPr>
        <w:t>cockroachdb</w:t>
      </w:r>
      <w:proofErr w:type="spellEnd"/>
      <w:r>
        <w:rPr>
          <w:lang w:val="en-GB"/>
        </w:rPr>
        <w:t>/tap/</w:t>
      </w:r>
      <w:proofErr w:type="gramStart"/>
      <w:r>
        <w:rPr>
          <w:lang w:val="en-GB"/>
        </w:rPr>
        <w:t>cockroach</w:t>
      </w:r>
      <w:proofErr w:type="gramEnd"/>
    </w:p>
    <w:p w14:paraId="44C3AA31" w14:textId="77777777" w:rsidR="00391422" w:rsidRDefault="00391422" w:rsidP="00B82EDB">
      <w:pPr>
        <w:pStyle w:val="code"/>
        <w:rPr>
          <w:lang w:val="en-GB"/>
        </w:rPr>
      </w:pPr>
      <w:r>
        <w:rPr>
          <w:lang w:val="en-GB"/>
        </w:rPr>
        <w:t xml:space="preserve">Or, if you </w:t>
      </w:r>
      <w:proofErr w:type="gramStart"/>
      <w:r>
        <w:rPr>
          <w:lang w:val="en-GB"/>
        </w:rPr>
        <w:t>don't</w:t>
      </w:r>
      <w:proofErr w:type="gramEnd"/>
      <w:r>
        <w:rPr>
          <w:lang w:val="en-GB"/>
        </w:rPr>
        <w:t xml:space="preserve">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proofErr w:type="gramStart"/>
      <w:r>
        <w:rPr>
          <w:rFonts w:ascii="Apple Color Emoji" w:hAnsi="Apple Color Emoji" w:cs="Apple Color Emoji"/>
          <w:lang w:val="en-GB"/>
        </w:rPr>
        <w:t>🍺</w:t>
      </w:r>
      <w:r>
        <w:rPr>
          <w:lang w:val="en-GB"/>
        </w:rPr>
        <w:t xml:space="preserve">  /</w:t>
      </w:r>
      <w:proofErr w:type="spellStart"/>
      <w:proofErr w:type="gramEnd"/>
      <w:r>
        <w:rPr>
          <w:lang w:val="en-GB"/>
        </w:rPr>
        <w:t>usr</w:t>
      </w:r>
      <w:proofErr w:type="spellEnd"/>
      <w:r>
        <w:rPr>
          <w:lang w:val="en-GB"/>
        </w:rPr>
        <w:t>/local/Cellar/cockroach/20.2.7: 134 files, 184.8MB, built in 8 seconds</w:t>
      </w:r>
    </w:p>
    <w:p w14:paraId="3F73AE79" w14:textId="77777777" w:rsidR="00861D4A" w:rsidRDefault="00861D4A" w:rsidP="00861D4A">
      <w:pPr>
        <w:pStyle w:val="code"/>
      </w:pPr>
      <w:r>
        <w:t>[</w:t>
      </w:r>
      <w:proofErr w:type="spellStart"/>
      <w:proofErr w:type="gramStart"/>
      <w:r>
        <w:t>source,bash</w:t>
      </w:r>
      <w:proofErr w:type="spellEnd"/>
      <w:proofErr w:type="gramEnd"/>
      <w:r>
        <w:t>]</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30F2C377" w:rsidR="00432FB6" w:rsidRDefault="1103BF3E" w:rsidP="00A30BDE">
      <w:r>
        <w:t xml:space="preserve">However, </w:t>
      </w:r>
      <w:ins w:id="6" w:author="Jesse Seldess" w:date="2021-05-05T20:28:00Z">
        <w:r>
          <w:t>i</w:t>
        </w:r>
      </w:ins>
      <w:del w:id="7" w:author="Jesse Seldess" w:date="2021-05-05T20:28:00Z">
        <w:r w:rsidR="00B82EDB" w:rsidDel="1103BF3E">
          <w:delText>I</w:delText>
        </w:r>
      </w:del>
      <w:r>
        <w:t xml:space="preserve">f you </w:t>
      </w:r>
      <w:proofErr w:type="gramStart"/>
      <w:r>
        <w:t>don't</w:t>
      </w:r>
      <w:proofErr w:type="gramEnd"/>
      <w:r>
        <w:t xml:space="preserve"> want to use brew, then you can download the CockroachDB binary directly and copy the binary into your path.  </w:t>
      </w:r>
      <w:commentRangeStart w:id="8"/>
      <w:commentRangeStart w:id="9"/>
      <w:r>
        <w:t xml:space="preserve">Visit </w:t>
      </w:r>
      <w:hyperlink r:id="rId14">
        <w:r w:rsidRPr="1103BF3E">
          <w:rPr>
            <w:rStyle w:val="Hyperlink"/>
          </w:rPr>
          <w:t>https://www.cockroachlabs.com/docs/releases/?filters=mac</w:t>
        </w:r>
      </w:hyperlink>
      <w:r>
        <w:t xml:space="preserve"> to determine the path for the release you want, then use +curl+ or +</w:t>
      </w:r>
      <w:proofErr w:type="spellStart"/>
      <w:r>
        <w:t>wget</w:t>
      </w:r>
      <w:proofErr w:type="spellEnd"/>
      <w:r>
        <w:t>+ to copy and decompress that binary:</w:t>
      </w:r>
      <w:commentRangeEnd w:id="8"/>
      <w:r w:rsidR="00B82EDB">
        <w:rPr>
          <w:rStyle w:val="CommentReference"/>
        </w:rPr>
        <w:commentReference w:id="8"/>
      </w:r>
      <w:commentRangeEnd w:id="9"/>
      <w:r w:rsidR="00B82EDB">
        <w:rPr>
          <w:rStyle w:val="CommentReference"/>
        </w:rPr>
        <w:commentReference w:id="9"/>
      </w:r>
      <w:r>
        <w:t xml:space="preserve"> </w:t>
      </w:r>
    </w:p>
    <w:p w14:paraId="51184AA1" w14:textId="77777777" w:rsidR="00D44DBD" w:rsidRDefault="00D44DBD" w:rsidP="00A30BDE"/>
    <w:p w14:paraId="0E195332" w14:textId="77777777" w:rsidR="00947389" w:rsidRDefault="00947389" w:rsidP="00947389">
      <w:pPr>
        <w:pStyle w:val="code"/>
      </w:pPr>
      <w:r>
        <w:t>[</w:t>
      </w:r>
      <w:proofErr w:type="spellStart"/>
      <w:proofErr w:type="gramStart"/>
      <w:r>
        <w:t>source,bash</w:t>
      </w:r>
      <w:proofErr w:type="spellEnd"/>
      <w:proofErr w:type="gramEnd"/>
      <w:r>
        <w:t>]</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w:t>
      </w:r>
      <w:proofErr w:type="spellStart"/>
      <w:r>
        <w:t>xJ</w:t>
      </w:r>
      <w:proofErr w:type="spellEnd"/>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AFB8F2C" w:rsidR="00A30BDE" w:rsidRDefault="3A579060" w:rsidP="00A30BDE">
      <w:r>
        <w:t xml:space="preserve">You can then </w:t>
      </w:r>
      <w:commentRangeStart w:id="10"/>
      <w:commentRangeStart w:id="11"/>
      <w:commentRangeStart w:id="12"/>
      <w:commentRangeStart w:id="13"/>
      <w:r>
        <w:t>copy the binary into your PATH</w:t>
      </w:r>
      <w:commentRangeEnd w:id="10"/>
      <w:r w:rsidR="00A30BDE">
        <w:rPr>
          <w:rStyle w:val="CommentReference"/>
        </w:rPr>
        <w:commentReference w:id="10"/>
      </w:r>
      <w:commentRangeEnd w:id="11"/>
      <w:r w:rsidR="00A30BDE">
        <w:rPr>
          <w:rStyle w:val="CommentReference"/>
        </w:rPr>
        <w:commentReference w:id="11"/>
      </w:r>
      <w:commentRangeEnd w:id="12"/>
      <w:r w:rsidR="008E22F3">
        <w:rPr>
          <w:rStyle w:val="CommentReference"/>
        </w:rPr>
        <w:commentReference w:id="12"/>
      </w:r>
      <w:commentRangeEnd w:id="13"/>
      <w:r>
        <w:rPr>
          <w:rStyle w:val="CommentReference"/>
        </w:rPr>
        <w:commentReference w:id="13"/>
      </w:r>
      <w:r>
        <w:t xml:space="preserve"> so you can execute cockroach commands from any shell:</w:t>
      </w:r>
    </w:p>
    <w:p w14:paraId="4FB07E39" w14:textId="77777777" w:rsidR="00600A18" w:rsidRDefault="00600A18" w:rsidP="00A30BDE"/>
    <w:p w14:paraId="73C9975B" w14:textId="77777777" w:rsidR="005C006A" w:rsidRDefault="005C006A" w:rsidP="005C006A">
      <w:pPr>
        <w:pStyle w:val="code"/>
      </w:pPr>
      <w:r>
        <w:t>[</w:t>
      </w:r>
      <w:proofErr w:type="spellStart"/>
      <w:proofErr w:type="gramStart"/>
      <w:r>
        <w:t>source,bash</w:t>
      </w:r>
      <w:proofErr w:type="spellEnd"/>
      <w:proofErr w:type="gramEnd"/>
      <w:r>
        <w:t>]</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7376DE7" w:rsidR="00A30BDE" w:rsidRDefault="00B9378B" w:rsidP="00A30BDE">
      <w:pPr>
        <w:pStyle w:val="code"/>
      </w:pPr>
      <w:ins w:id="14" w:author="Guy Harrison" w:date="2021-05-04T16:53:00Z">
        <w:r>
          <w:t xml:space="preserve">$ </w:t>
        </w:r>
        <w:proofErr w:type="spellStart"/>
        <w:r>
          <w:t>sudo</w:t>
        </w:r>
        <w:proofErr w:type="spellEnd"/>
        <w:r>
          <w:t xml:space="preserve"> </w:t>
        </w:r>
      </w:ins>
      <w:r w:rsidR="00A30BDE">
        <w:t>cp -</w:t>
      </w:r>
      <w:proofErr w:type="spellStart"/>
      <w:r w:rsidR="00A30BDE">
        <w:t>i</w:t>
      </w:r>
      <w:proofErr w:type="spellEnd"/>
      <w:r w:rsidR="00A30BDE">
        <w:t xml:space="preserve"> cockroach-v20.2.</w:t>
      </w:r>
      <w:proofErr w:type="gramStart"/>
      <w:r w:rsidR="00A30BDE">
        <w:t>7.darwin</w:t>
      </w:r>
      <w:proofErr w:type="gramEnd"/>
      <w:r w:rsidR="00A30BDE">
        <w:t>-10.9-amd64/cockroach /</w:t>
      </w:r>
      <w:proofErr w:type="spellStart"/>
      <w:r w:rsidR="00A30BDE">
        <w:t>usr</w:t>
      </w:r>
      <w:proofErr w:type="spellEnd"/>
      <w:r w:rsidR="00A30BDE">
        <w:t>/local/bin/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rPr>
          <w:ins w:id="15" w:author="Guy Harrison" w:date="2021-05-04T18:40:00Z"/>
        </w:rPr>
      </w:pPr>
    </w:p>
    <w:p w14:paraId="5D2D8411" w14:textId="431EF927" w:rsidR="008C74DA" w:rsidRDefault="00D1235D" w:rsidP="00A30BDE">
      <w:pPr>
        <w:pStyle w:val="code"/>
      </w:pPr>
      <w:ins w:id="16" w:author="Guy Harrison" w:date="2021-05-04T18:40:00Z">
        <w:r>
          <w:t xml:space="preserve">Note that copying the binary directly into your path may not install some of the ancillary libraries which support </w:t>
        </w:r>
        <w:r w:rsidR="009A12A1">
          <w:t xml:space="preserve">geospatial functionality.  </w:t>
        </w:r>
      </w:ins>
      <w:ins w:id="17" w:author="Guy Harrison" w:date="2021-05-05T11:49:00Z">
        <w:r w:rsidR="00D65576">
          <w:t>Consult</w:t>
        </w:r>
      </w:ins>
      <w:ins w:id="18" w:author="Guy Harrison" w:date="2021-05-04T18:40:00Z">
        <w:r w:rsidR="009A12A1">
          <w:t xml:space="preserve"> the</w:t>
        </w:r>
      </w:ins>
      <w:ins w:id="19" w:author="Guy Harrison" w:date="2021-05-04T18:41:00Z">
        <w:r w:rsidR="009A12A1">
          <w:t xml:space="preserve"> CockroachDB web site </w:t>
        </w:r>
      </w:ins>
      <w:ins w:id="20" w:author="Guy Harrison" w:date="2021-05-05T11:49:00Z">
        <w:r w:rsidR="00D65576">
          <w:t>(</w:t>
        </w:r>
        <w:r w:rsidR="00D65576" w:rsidRPr="00D65576">
          <w:t>https://www.cockroachlabs.com/docs/stable/install-cockroachdb-mac.html</w:t>
        </w:r>
        <w:r w:rsidR="00D65576">
          <w:t xml:space="preserve">) </w:t>
        </w:r>
      </w:ins>
      <w:ins w:id="21" w:author="Guy Harrison" w:date="2021-05-04T18:41:00Z">
        <w:r w:rsidR="009A12A1">
          <w:t>for further details.</w:t>
        </w:r>
      </w:ins>
    </w:p>
    <w:p w14:paraId="64B6D6C4" w14:textId="555A086D" w:rsidR="00B82EDB" w:rsidRDefault="00B82EDB" w:rsidP="00A30BDE">
      <w:pPr>
        <w:pStyle w:val="code"/>
      </w:pPr>
    </w:p>
    <w:p w14:paraId="7A0214A9" w14:textId="78C84B41" w:rsidR="00B82EDB" w:rsidRDefault="00B82EDB" w:rsidP="00B82EDB">
      <w:r>
        <w:t xml:space="preserve">Once </w:t>
      </w:r>
      <w:proofErr w:type="gramStart"/>
      <w:r>
        <w:t>you</w:t>
      </w:r>
      <w:r w:rsidR="003C3355">
        <w:t>'</w:t>
      </w:r>
      <w:r>
        <w:t>ve</w:t>
      </w:r>
      <w:proofErr w:type="gramEnd"/>
      <w:r>
        <w:t xml:space="preser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w:t>
      </w:r>
      <w:proofErr w:type="spellStart"/>
      <w:proofErr w:type="gramStart"/>
      <w:r>
        <w:t>source,bash</w:t>
      </w:r>
      <w:proofErr w:type="spellEnd"/>
      <w:proofErr w:type="gramEnd"/>
      <w:r>
        <w:t>]</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proofErr w:type="spellStart"/>
      <w:r>
        <w:rPr>
          <w:lang w:val="en-GB"/>
        </w:rPr>
        <w:t>guyharrison@macos</w:t>
      </w:r>
      <w:proofErr w:type="spellEnd"/>
      <w:r>
        <w:rPr>
          <w:lang w:val="en-GB"/>
        </w:rPr>
        <w:t xml:space="preserve">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w:t>
      </w:r>
      <w:proofErr w:type="spellStart"/>
      <w:r>
        <w:rPr>
          <w:lang w:val="en-GB"/>
        </w:rPr>
        <w:t>movr</w:t>
      </w:r>
      <w:proofErr w:type="spellEnd"/>
      <w:r>
        <w:rPr>
          <w:lang w:val="en-GB"/>
        </w:rPr>
        <w:t xml:space="preserve">&gt; show </w:t>
      </w:r>
      <w:proofErr w:type="gramStart"/>
      <w:r>
        <w:rPr>
          <w:lang w:val="en-GB"/>
        </w:rPr>
        <w:t>databases;</w:t>
      </w:r>
      <w:proofErr w:type="gramEnd"/>
    </w:p>
    <w:p w14:paraId="44E99E4F" w14:textId="77777777" w:rsidR="0046007D" w:rsidRDefault="0046007D" w:rsidP="0046007D">
      <w:pPr>
        <w:pStyle w:val="code"/>
        <w:rPr>
          <w:lang w:val="en-GB"/>
        </w:rPr>
      </w:pPr>
      <w:r>
        <w:rPr>
          <w:lang w:val="en-GB"/>
        </w:rPr>
        <w:t xml:space="preserve">  </w:t>
      </w:r>
      <w:proofErr w:type="spellStart"/>
      <w:r>
        <w:rPr>
          <w:lang w:val="en-GB"/>
        </w:rPr>
        <w:t>database_name</w:t>
      </w:r>
      <w:proofErr w:type="spellEnd"/>
      <w:r>
        <w:rPr>
          <w:lang w:val="en-GB"/>
        </w:rPr>
        <w:t xml:space="preserv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w:t>
      </w:r>
      <w:proofErr w:type="spellStart"/>
      <w:r>
        <w:rPr>
          <w:lang w:val="en-GB"/>
        </w:rPr>
        <w:t>defaultdb</w:t>
      </w:r>
      <w:proofErr w:type="spellEnd"/>
      <w:r>
        <w:rPr>
          <w:lang w:val="en-GB"/>
        </w:rPr>
        <w:t xml:space="preserve">     | root</w:t>
      </w:r>
    </w:p>
    <w:p w14:paraId="1A445B63" w14:textId="77777777" w:rsidR="0046007D" w:rsidRDefault="0046007D" w:rsidP="0046007D">
      <w:pPr>
        <w:pStyle w:val="code"/>
        <w:rPr>
          <w:lang w:val="en-GB"/>
        </w:rPr>
      </w:pPr>
      <w:r>
        <w:rPr>
          <w:lang w:val="en-GB"/>
        </w:rPr>
        <w:t xml:space="preserve">  </w:t>
      </w:r>
      <w:proofErr w:type="spellStart"/>
      <w:r>
        <w:rPr>
          <w:lang w:val="en-GB"/>
        </w:rPr>
        <w:t>movr</w:t>
      </w:r>
      <w:proofErr w:type="spellEnd"/>
      <w:r>
        <w:rPr>
          <w:lang w:val="en-GB"/>
        </w:rPr>
        <w:t xml:space="preserve">          | root</w:t>
      </w:r>
    </w:p>
    <w:p w14:paraId="4B72AE8B" w14:textId="77777777" w:rsidR="0046007D" w:rsidRDefault="0046007D" w:rsidP="0046007D">
      <w:pPr>
        <w:pStyle w:val="code"/>
        <w:rPr>
          <w:lang w:val="en-GB"/>
        </w:rPr>
      </w:pPr>
      <w:r>
        <w:rPr>
          <w:lang w:val="en-GB"/>
        </w:rPr>
        <w:t xml:space="preserve">  </w:t>
      </w:r>
      <w:proofErr w:type="spellStart"/>
      <w:r>
        <w:rPr>
          <w:lang w:val="en-GB"/>
        </w:rPr>
        <w:t>postgres</w:t>
      </w:r>
      <w:proofErr w:type="spellEnd"/>
      <w:r>
        <w:rPr>
          <w:lang w:val="en-GB"/>
        </w:rPr>
        <w:t xml:space="preserve">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w:t>
      </w:r>
      <w:proofErr w:type="spellStart"/>
      <w:r>
        <w:rPr>
          <w:lang w:val="en-GB"/>
        </w:rPr>
        <w:t>movr</w:t>
      </w:r>
      <w:proofErr w:type="spellEnd"/>
      <w:r>
        <w:rPr>
          <w:lang w:val="en-GB"/>
        </w:rPr>
        <w:t>&gt;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6AF8F749" w:rsidR="00115E28" w:rsidRDefault="00115E28" w:rsidP="00115E28">
      <w:r>
        <w:t xml:space="preserve">To perform a basic installation on Linux, </w:t>
      </w:r>
      <w:r w:rsidR="002D6C2E">
        <w:t xml:space="preserve">visit </w:t>
      </w:r>
      <w:hyperlink r:id="rId15" w:history="1">
        <w:r w:rsidR="002D6C2E" w:rsidRPr="000027F4">
          <w:rPr>
            <w:rStyle w:val="Hyperlink"/>
          </w:rPr>
          <w:t>https://www.cockroachlabs.com/docs/releases/</w:t>
        </w:r>
      </w:hyperlink>
      <w:r w:rsidR="002D6C2E">
        <w:t xml:space="preserve"> To obtain the latest release (or a specific version you are interested in), </w:t>
      </w:r>
      <w:proofErr w:type="gramStart"/>
      <w:r w:rsidR="002D6C2E">
        <w:t>download</w:t>
      </w:r>
      <w:proofErr w:type="gramEnd"/>
      <w:r w:rsidR="002D6C2E">
        <w:t xml:space="preserve"> and unpack it.  Of course, you can use </w:t>
      </w:r>
      <w:r w:rsidR="00600A18">
        <w:t>+</w:t>
      </w:r>
      <w:r w:rsidR="002D6C2E">
        <w:t>curl</w:t>
      </w:r>
      <w:r w:rsidR="00600A18">
        <w:t>+</w:t>
      </w:r>
      <w:r w:rsidR="002D6C2E">
        <w:t xml:space="preserve"> or </w:t>
      </w:r>
      <w:r w:rsidR="00600A18">
        <w:t>+</w:t>
      </w:r>
      <w:proofErr w:type="spellStart"/>
      <w:r w:rsidR="002D6C2E">
        <w:t>wget</w:t>
      </w:r>
      <w:proofErr w:type="spellEnd"/>
      <w:r w:rsidR="00600A18">
        <w:t>+</w:t>
      </w:r>
      <w:r w:rsidR="002D6C2E">
        <w:t xml:space="preserve"> to obtain the </w:t>
      </w:r>
      <w:proofErr w:type="spellStart"/>
      <w:r w:rsidR="005C41DA">
        <w:t>tarball</w:t>
      </w:r>
      <w:proofErr w:type="spellEnd"/>
      <w:r w:rsidR="005C41DA">
        <w:t xml:space="preserve"> once you have determined its path:</w:t>
      </w:r>
    </w:p>
    <w:p w14:paraId="50731BA9" w14:textId="77777777" w:rsidR="00600A18" w:rsidRDefault="00600A18" w:rsidP="00115E28"/>
    <w:p w14:paraId="6515ABB0" w14:textId="77777777" w:rsidR="005C006A" w:rsidRDefault="005C006A" w:rsidP="005C006A">
      <w:pPr>
        <w:pStyle w:val="code"/>
      </w:pPr>
      <w:r>
        <w:t>[</w:t>
      </w:r>
      <w:proofErr w:type="spellStart"/>
      <w:proofErr w:type="gramStart"/>
      <w:r>
        <w:t>source,bash</w:t>
      </w:r>
      <w:proofErr w:type="spellEnd"/>
      <w:proofErr w:type="gramEnd"/>
      <w:r>
        <w:t>]</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t>
      </w:r>
      <w:proofErr w:type="spellStart"/>
      <w:r w:rsidR="00C927C7" w:rsidRPr="00C927C7">
        <w:t>wget</w:t>
      </w:r>
      <w:proofErr w:type="spellEnd"/>
      <w:r w:rsidR="00C927C7" w:rsidRPr="00C927C7">
        <w:t xml:space="preserve">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w:t>
      </w:r>
      <w:proofErr w:type="spellStart"/>
      <w:r w:rsidR="00C927C7" w:rsidRPr="00C927C7">
        <w:t>sudo</w:t>
      </w:r>
      <w:proofErr w:type="spellEnd"/>
      <w:r w:rsidR="00C927C7" w:rsidRPr="00C927C7">
        <w:t xml:space="preserve"> cp -</w:t>
      </w:r>
      <w:proofErr w:type="spellStart"/>
      <w:r w:rsidR="00C927C7" w:rsidRPr="00C927C7">
        <w:t>i</w:t>
      </w:r>
      <w:proofErr w:type="spellEnd"/>
      <w:r w:rsidR="00C927C7" w:rsidRPr="00C927C7">
        <w:t xml:space="preserve"> cockroach-v20.2.</w:t>
      </w:r>
      <w:proofErr w:type="gramStart"/>
      <w:r w:rsidR="00C927C7" w:rsidRPr="00C927C7">
        <w:t>7.linux</w:t>
      </w:r>
      <w:proofErr w:type="gramEnd"/>
      <w:r w:rsidR="00C927C7" w:rsidRPr="00C927C7">
        <w:t xml:space="preserve">-amd64/cockroach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6C33A400" w:rsidR="00C927C7" w:rsidRDefault="00C927C7" w:rsidP="00C927C7">
      <w:r>
        <w:t>Once installed, run the +cockroach demo+ command to start a temporary local instance of CRDB and verify the installation</w:t>
      </w:r>
      <w:r w:rsidR="0097292A">
        <w:t>.</w:t>
      </w:r>
    </w:p>
    <w:p w14:paraId="14279734" w14:textId="77777777" w:rsidR="00600A18" w:rsidRDefault="00600A18" w:rsidP="00C927C7"/>
    <w:p w14:paraId="39CD9A6D" w14:textId="77777777" w:rsidR="005C006A" w:rsidRDefault="005C006A" w:rsidP="005C006A">
      <w:pPr>
        <w:pStyle w:val="code"/>
      </w:pPr>
      <w:r>
        <w:t>[</w:t>
      </w:r>
      <w:proofErr w:type="spellStart"/>
      <w:proofErr w:type="gramStart"/>
      <w:r>
        <w:t>source,bash</w:t>
      </w:r>
      <w:proofErr w:type="spellEnd"/>
      <w:proofErr w:type="gramEnd"/>
      <w:r>
        <w:t>]</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w:t>
      </w:r>
      <w:proofErr w:type="spellStart"/>
      <w:r w:rsidRPr="00C927C7">
        <w:t>movr</w:t>
      </w:r>
      <w:proofErr w:type="spellEnd"/>
      <w:r w:rsidRPr="00C927C7">
        <w:t xml:space="preserve">&gt; show </w:t>
      </w:r>
      <w:proofErr w:type="gramStart"/>
      <w:r w:rsidRPr="00C927C7">
        <w:t>databases;</w:t>
      </w:r>
      <w:proofErr w:type="gramEnd"/>
    </w:p>
    <w:p w14:paraId="109DC892" w14:textId="77777777" w:rsidR="00C927C7" w:rsidRPr="00C927C7" w:rsidRDefault="00C927C7" w:rsidP="00C927C7">
      <w:pPr>
        <w:pStyle w:val="code"/>
      </w:pPr>
      <w:r w:rsidRPr="00C927C7">
        <w:t xml:space="preserve">  </w:t>
      </w:r>
      <w:proofErr w:type="spellStart"/>
      <w:r w:rsidRPr="00C927C7">
        <w:t>database_name</w:t>
      </w:r>
      <w:proofErr w:type="spellEnd"/>
      <w:r w:rsidRPr="00C927C7">
        <w:t xml:space="preserv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w:t>
      </w:r>
      <w:proofErr w:type="spellStart"/>
      <w:r w:rsidRPr="00C927C7">
        <w:t>defaultdb</w:t>
      </w:r>
      <w:proofErr w:type="spellEnd"/>
      <w:r w:rsidRPr="00C927C7">
        <w:t xml:space="preserve">     | root</w:t>
      </w:r>
    </w:p>
    <w:p w14:paraId="28AFF065" w14:textId="77777777" w:rsidR="00C927C7" w:rsidRPr="00C927C7" w:rsidRDefault="00C927C7" w:rsidP="00C927C7">
      <w:pPr>
        <w:pStyle w:val="code"/>
      </w:pPr>
      <w:r w:rsidRPr="00C927C7">
        <w:t xml:space="preserve">  </w:t>
      </w:r>
      <w:proofErr w:type="spellStart"/>
      <w:r w:rsidRPr="00C927C7">
        <w:t>movr</w:t>
      </w:r>
      <w:proofErr w:type="spellEnd"/>
      <w:r w:rsidRPr="00C927C7">
        <w:t xml:space="preserve">          | root</w:t>
      </w:r>
    </w:p>
    <w:p w14:paraId="00A62651" w14:textId="77777777" w:rsidR="00C927C7" w:rsidRPr="00C927C7" w:rsidRDefault="00C927C7" w:rsidP="00C927C7">
      <w:pPr>
        <w:pStyle w:val="code"/>
      </w:pPr>
      <w:r w:rsidRPr="00C927C7">
        <w:t xml:space="preserve">  </w:t>
      </w:r>
      <w:proofErr w:type="spellStart"/>
      <w:r w:rsidRPr="00C927C7">
        <w:t>postgres</w:t>
      </w:r>
      <w:proofErr w:type="spellEnd"/>
      <w:r w:rsidRPr="00C927C7">
        <w:t xml:space="preserve">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F2035A" w:rsidP="00C927C7">
      <w:pPr>
        <w:pStyle w:val="code"/>
      </w:pPr>
      <w:hyperlink r:id="rId16"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50CAF3AE" w:rsidR="00861D4A" w:rsidRDefault="3A579060" w:rsidP="00861D4A">
      <w:pPr>
        <w:pStyle w:val="Heading4"/>
        <w:rPr>
          <w:ins w:id="22" w:author="Guy Harrison" w:date="2021-05-04T16:56:00Z"/>
        </w:rPr>
      </w:pPr>
      <w:r>
        <w:t xml:space="preserve">Installation on Microsoft </w:t>
      </w:r>
      <w:commentRangeStart w:id="23"/>
      <w:commentRangeStart w:id="24"/>
      <w:commentRangeStart w:id="25"/>
      <w:r>
        <w:t>Windows</w:t>
      </w:r>
      <w:commentRangeEnd w:id="23"/>
      <w:r w:rsidR="00861D4A">
        <w:rPr>
          <w:rStyle w:val="CommentReference"/>
        </w:rPr>
        <w:commentReference w:id="23"/>
      </w:r>
      <w:commentRangeEnd w:id="24"/>
      <w:r w:rsidR="00513166">
        <w:rPr>
          <w:rStyle w:val="CommentReference"/>
        </w:rPr>
        <w:commentReference w:id="24"/>
      </w:r>
      <w:commentRangeEnd w:id="25"/>
      <w:r>
        <w:rPr>
          <w:rStyle w:val="CommentReference"/>
        </w:rPr>
        <w:commentReference w:id="25"/>
      </w:r>
    </w:p>
    <w:p w14:paraId="14F32D29" w14:textId="77777777" w:rsidR="00513166" w:rsidRPr="00C14E7F" w:rsidRDefault="00513166">
      <w:pPr>
        <w:pPrChange w:id="26" w:author="Guy Harrison" w:date="2021-05-04T16:56:00Z">
          <w:pPr>
            <w:pStyle w:val="Heading4"/>
          </w:pPr>
        </w:pPrChange>
      </w:pPr>
    </w:p>
    <w:p w14:paraId="1A14C905" w14:textId="0C7F5F1E" w:rsidR="00513166" w:rsidRDefault="1103BF3E" w:rsidP="00861D4A">
      <w:pPr>
        <w:rPr>
          <w:ins w:id="27" w:author="Guy Harrison" w:date="2021-05-04T16:56:00Z"/>
        </w:rPr>
      </w:pPr>
      <w:ins w:id="28" w:author="Guy Harrison" w:date="2021-05-04T16:56:00Z">
        <w:r>
          <w:t xml:space="preserve">Microsoft Windows is not a fully supported platform for running a CockroachDB </w:t>
        </w:r>
        <w:proofErr w:type="gramStart"/>
        <w:r>
          <w:t>server;  certain</w:t>
        </w:r>
        <w:proofErr w:type="gramEnd"/>
        <w:r>
          <w:t xml:space="preserve"> features - such as spatial - is not available.  However, Windows is completely supported for CockroachDB clients and the server runs well enough for experimentation and most develop</w:t>
        </w:r>
      </w:ins>
      <w:ins w:id="29" w:author="Jesse Seldess" w:date="2021-05-05T20:35:00Z">
        <w:r>
          <w:t>m</w:t>
        </w:r>
      </w:ins>
      <w:ins w:id="30" w:author="Guy Harrison" w:date="2021-05-04T16:56:00Z">
        <w:r>
          <w:t>ent.</w:t>
        </w:r>
      </w:ins>
    </w:p>
    <w:p w14:paraId="079D969A" w14:textId="77777777" w:rsidR="00513166" w:rsidRDefault="00513166" w:rsidP="00861D4A">
      <w:pPr>
        <w:rPr>
          <w:ins w:id="31" w:author="Guy Harrison" w:date="2021-05-04T16:55:00Z"/>
        </w:rPr>
      </w:pPr>
    </w:p>
    <w:p w14:paraId="2427F23D" w14:textId="23523233" w:rsidR="00861D4A" w:rsidRDefault="526BB698" w:rsidP="00861D4A">
      <w:r>
        <w:t xml:space="preserve">From </w:t>
      </w:r>
      <w:hyperlink r:id="rId17">
        <w:r w:rsidRPr="526BB698">
          <w:rPr>
            <w:rStyle w:val="Hyperlink"/>
          </w:rPr>
          <w:t>https://www.cockroachlabs.com/docs/releases/?filters=windows</w:t>
        </w:r>
      </w:hyperlink>
      <w:r>
        <w:t xml:space="preserve">, click on the link for the release </w:t>
      </w:r>
      <w:proofErr w:type="gramStart"/>
      <w:r>
        <w:t>you'd</w:t>
      </w:r>
      <w:proofErr w:type="gramEnd"/>
      <w:r>
        <w:t xml:space="preserve"> like to download.  Once downloaded, unzip the archive into a directory and add the subdirectory containing the +cockroach</w:t>
      </w:r>
      <w:del w:id="32" w:author="Ben Darnell" w:date="2021-05-03T20:07:00Z">
        <w:r w:rsidR="3A579060" w:rsidDel="526BB698">
          <w:delText>db</w:delText>
        </w:r>
      </w:del>
      <w:r>
        <w:t>.exe+ to your PATH</w:t>
      </w:r>
      <w:ins w:id="33" w:author="Angela Rufino" w:date="2021-05-07T19:29:00Z">
        <w:r>
          <w:t>.</w:t>
        </w:r>
      </w:ins>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w:t>
      </w:r>
      <w:proofErr w:type="spellStart"/>
      <w:proofErr w:type="gramStart"/>
      <w:r>
        <w:t>source,powershell</w:t>
      </w:r>
      <w:proofErr w:type="spellEnd"/>
      <w:proofErr w:type="gramEnd"/>
      <w:r>
        <w:t>]</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t>
      </w:r>
      <w:proofErr w:type="spellStart"/>
      <w:r>
        <w:t>wget</w:t>
      </w:r>
      <w:proofErr w:type="spellEnd"/>
      <w:r>
        <w:t xml:space="preserve"> https://binaries.cockroachdb.com/cockroach-v20.2.7.windows-6.2-amd64.zip </w:t>
      </w:r>
    </w:p>
    <w:p w14:paraId="64FE5FFF" w14:textId="77777777" w:rsidR="00861D4A" w:rsidRDefault="00861D4A" w:rsidP="00861D4A">
      <w:pPr>
        <w:pStyle w:val="code"/>
      </w:pPr>
      <w:r>
        <w:t xml:space="preserve">     -</w:t>
      </w:r>
      <w:proofErr w:type="spellStart"/>
      <w:r>
        <w:t>OutFile</w:t>
      </w:r>
      <w:proofErr w:type="spellEnd"/>
      <w:r>
        <w:t xml:space="preserve"> crdb.zip   </w:t>
      </w:r>
    </w:p>
    <w:p w14:paraId="0DB5AB4E" w14:textId="77777777" w:rsidR="00861D4A" w:rsidRDefault="00861D4A" w:rsidP="00861D4A">
      <w:pPr>
        <w:pStyle w:val="code"/>
      </w:pPr>
      <w:r>
        <w:t xml:space="preserve">PS &gt; </w:t>
      </w:r>
      <w:proofErr w:type="spellStart"/>
      <w:r>
        <w:t>mkdir</w:t>
      </w:r>
      <w:proofErr w:type="spellEnd"/>
      <w:r>
        <w:t xml:space="preserve"> c:\tools\cockroachdb</w:t>
      </w:r>
    </w:p>
    <w:p w14:paraId="0D7997DF" w14:textId="77777777" w:rsidR="00861D4A" w:rsidRDefault="00861D4A" w:rsidP="00861D4A">
      <w:pPr>
        <w:pStyle w:val="code"/>
      </w:pPr>
      <w:r>
        <w:t>PS &gt; Expand-Archive -Path crdb.zip -</w:t>
      </w:r>
      <w:proofErr w:type="spellStart"/>
      <w:r>
        <w:t>DestinationPath</w:t>
      </w:r>
      <w:proofErr w:type="spellEnd"/>
      <w:r>
        <w:t xml:space="preserve">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37F352A4" w14:textId="51499BCC" w:rsidR="00861D4A" w:rsidRDefault="526BB698" w:rsidP="00861D4A">
      <w:pPr>
        <w:rPr>
          <w:ins w:id="34" w:author="Guy Harrison" w:date="2021-05-05T11:55:00Z"/>
        </w:rPr>
      </w:pPr>
      <w:r>
        <w:lastRenderedPageBreak/>
        <w:t xml:space="preserve">At </w:t>
      </w:r>
      <w:ins w:id="35" w:author="Angela Rufino" w:date="2021-05-07T19:46:00Z">
        <w:r>
          <w:t xml:space="preserve">the </w:t>
        </w:r>
      </w:ins>
      <w:r>
        <w:t xml:space="preserve">time of writing, it was necessary to download the GOLANG </w:t>
      </w:r>
      <w:proofErr w:type="spellStart"/>
      <w:r>
        <w:t>timezone</w:t>
      </w:r>
      <w:proofErr w:type="spellEnd"/>
      <w:r>
        <w:t xml:space="preserve"> </w:t>
      </w:r>
      <w:proofErr w:type="spellStart"/>
      <w:r>
        <w:t>zipfile</w:t>
      </w:r>
      <w:proofErr w:type="spellEnd"/>
      <w:r>
        <w:t xml:space="preserve"> and </w:t>
      </w:r>
      <w:commentRangeStart w:id="36"/>
      <w:commentRangeStart w:id="37"/>
      <w:commentRangeStart w:id="38"/>
      <w:commentRangeStart w:id="39"/>
      <w:commentRangeStart w:id="40"/>
      <w:r>
        <w:t>add an environment variable</w:t>
      </w:r>
      <w:commentRangeEnd w:id="36"/>
      <w:r w:rsidR="1103BF3E">
        <w:rPr>
          <w:rStyle w:val="CommentReference"/>
        </w:rPr>
        <w:commentReference w:id="36"/>
      </w:r>
      <w:commentRangeEnd w:id="37"/>
      <w:r w:rsidR="1103BF3E">
        <w:rPr>
          <w:rStyle w:val="CommentReference"/>
        </w:rPr>
        <w:commentReference w:id="37"/>
      </w:r>
      <w:commentRangeEnd w:id="38"/>
      <w:r w:rsidR="1103BF3E">
        <w:rPr>
          <w:rStyle w:val="CommentReference"/>
        </w:rPr>
        <w:commentReference w:id="38"/>
      </w:r>
      <w:commentRangeEnd w:id="39"/>
      <w:r w:rsidR="1103BF3E">
        <w:rPr>
          <w:rStyle w:val="CommentReference"/>
        </w:rPr>
        <w:commentReference w:id="39"/>
      </w:r>
      <w:commentRangeEnd w:id="40"/>
      <w:r w:rsidR="1103BF3E">
        <w:rPr>
          <w:rStyle w:val="CommentReference"/>
        </w:rPr>
        <w:commentReference w:id="40"/>
      </w:r>
      <w:r>
        <w:t xml:space="preserve"> ZONEINFO pointing to that file</w:t>
      </w:r>
      <w:del w:id="41" w:author="Guy Harrison" w:date="2021-05-05T11:55:00Z">
        <w:r w:rsidR="1103BF3E" w:rsidDel="526BB698">
          <w:delText>:</w:delText>
        </w:r>
      </w:del>
      <w:ins w:id="42" w:author="Guy Harrison" w:date="2021-05-05T11:55:00Z">
        <w:r>
          <w:t>.</w:t>
        </w:r>
      </w:ins>
    </w:p>
    <w:p w14:paraId="4FA5CCAC" w14:textId="77777777" w:rsidR="00D72797" w:rsidRDefault="00D72797" w:rsidP="00861D4A">
      <w:pPr>
        <w:rPr>
          <w:ins w:id="43" w:author="Guy Harrison" w:date="2021-05-05T11:55:00Z"/>
        </w:rPr>
      </w:pPr>
    </w:p>
    <w:p w14:paraId="0A4E4734" w14:textId="392F8066" w:rsidR="00D72797" w:rsidRDefault="00D72797" w:rsidP="00861D4A">
      <w:pPr>
        <w:rPr>
          <w:ins w:id="44" w:author="Guy Harrison" w:date="2021-05-05T11:59:00Z"/>
        </w:rPr>
      </w:pPr>
      <w:ins w:id="45" w:author="Guy Harrison" w:date="2021-05-05T11:55:00Z">
        <w:r>
          <w:t xml:space="preserve">To add a Windows environment variable, </w:t>
        </w:r>
        <w:r w:rsidR="00207C60">
          <w:t xml:space="preserve">hold down the Windows and “R” keys simultaneously, then </w:t>
        </w:r>
      </w:ins>
      <w:ins w:id="46" w:author="Guy Harrison" w:date="2021-05-05T11:56:00Z">
        <w:r w:rsidR="00605F79">
          <w:t xml:space="preserve">type control in the Run dialogue that appears.  </w:t>
        </w:r>
        <w:r w:rsidR="00F22897">
          <w:t xml:space="preserve">From the control panel, </w:t>
        </w:r>
      </w:ins>
      <w:ins w:id="47" w:author="Guy Harrison" w:date="2021-05-05T11:57:00Z">
        <w:r w:rsidR="008C4AC1">
          <w:t xml:space="preserve">Select “System and Security” then “System”.  </w:t>
        </w:r>
        <w:r w:rsidR="00BE3806">
          <w:t>Scroll down to “Advanced System Settings”</w:t>
        </w:r>
      </w:ins>
      <w:ins w:id="48" w:author="Guy Harrison" w:date="2021-05-05T11:58:00Z">
        <w:r w:rsidR="00BE3806">
          <w:t xml:space="preserve">, select that option, </w:t>
        </w:r>
      </w:ins>
      <w:ins w:id="49" w:author="Guy Harrison" w:date="2021-05-05T11:57:00Z">
        <w:r w:rsidR="00BE3806">
          <w:t xml:space="preserve">then </w:t>
        </w:r>
      </w:ins>
      <w:ins w:id="50" w:author="Guy Harrison" w:date="2021-05-05T11:58:00Z">
        <w:r w:rsidR="00BE3806">
          <w:t xml:space="preserve">click the </w:t>
        </w:r>
      </w:ins>
      <w:ins w:id="51" w:author="Guy Harrison" w:date="2021-05-05T11:59:00Z">
        <w:r w:rsidR="00187354">
          <w:t>“E</w:t>
        </w:r>
      </w:ins>
      <w:ins w:id="52" w:author="Guy Harrison" w:date="2021-05-05T11:58:00Z">
        <w:r w:rsidR="00BE3806">
          <w:t>nvironment variable</w:t>
        </w:r>
      </w:ins>
      <w:ins w:id="53" w:author="Guy Harrison" w:date="2021-05-05T11:59:00Z">
        <w:r w:rsidR="00187354">
          <w:t>s”</w:t>
        </w:r>
      </w:ins>
      <w:ins w:id="54" w:author="Guy Harrison" w:date="2021-05-05T11:58:00Z">
        <w:r w:rsidR="00BE3806">
          <w:t xml:space="preserve"> button. </w:t>
        </w:r>
        <w:r w:rsidR="005B7BD1">
          <w:t xml:space="preserve"> From there add a ZONEINFO environment variable that points to the directory containing the zoneinfo.zip file. </w:t>
        </w:r>
      </w:ins>
    </w:p>
    <w:p w14:paraId="0AE4103D" w14:textId="77777777" w:rsidR="00187354" w:rsidRDefault="00187354" w:rsidP="00861D4A">
      <w:pPr>
        <w:rPr>
          <w:ins w:id="55" w:author="Guy Harrison" w:date="2021-05-05T11:59:00Z"/>
        </w:rPr>
      </w:pPr>
    </w:p>
    <w:p w14:paraId="6FE64564" w14:textId="734451B7" w:rsidR="00187354" w:rsidRDefault="00187354" w:rsidP="00861D4A">
      <w:ins w:id="56" w:author="Guy Harrison" w:date="2021-05-05T11:59:00Z">
        <w:r>
          <w:t xml:space="preserve">In the example below we download the zoneinfo.zip file and check that the ZONEINFO variable is set correctly. </w:t>
        </w:r>
      </w:ins>
    </w:p>
    <w:p w14:paraId="2FCAB29E" w14:textId="77777777" w:rsidR="00600A18" w:rsidRDefault="00600A18" w:rsidP="00861D4A"/>
    <w:p w14:paraId="0CB63134" w14:textId="77777777" w:rsidR="00861D4A" w:rsidRDefault="00861D4A" w:rsidP="00861D4A">
      <w:pPr>
        <w:pStyle w:val="code"/>
      </w:pPr>
      <w:r>
        <w:t>[</w:t>
      </w:r>
      <w:proofErr w:type="spellStart"/>
      <w:proofErr w:type="gramStart"/>
      <w:r>
        <w:t>source,powershell</w:t>
      </w:r>
      <w:proofErr w:type="spellEnd"/>
      <w:proofErr w:type="gramEnd"/>
      <w:r>
        <w:t>]</w:t>
      </w:r>
    </w:p>
    <w:p w14:paraId="448A4047" w14:textId="77777777" w:rsidR="00861D4A" w:rsidRDefault="00861D4A" w:rsidP="00861D4A">
      <w:pPr>
        <w:pStyle w:val="code"/>
      </w:pPr>
      <w:r>
        <w:t>----</w:t>
      </w:r>
    </w:p>
    <w:p w14:paraId="06D0B9F7" w14:textId="77777777" w:rsidR="00861D4A" w:rsidRDefault="00861D4A" w:rsidP="00861D4A">
      <w:pPr>
        <w:pStyle w:val="code"/>
      </w:pPr>
    </w:p>
    <w:p w14:paraId="107AE7DD" w14:textId="77777777" w:rsidR="00861D4A" w:rsidRDefault="00861D4A" w:rsidP="00861D4A">
      <w:pPr>
        <w:pStyle w:val="code"/>
      </w:pPr>
      <w:r w:rsidRPr="00B44D6D">
        <w:t xml:space="preserve">PS &gt; </w:t>
      </w:r>
      <w:proofErr w:type="spellStart"/>
      <w:r w:rsidRPr="00B44D6D">
        <w:t>wget</w:t>
      </w:r>
      <w:proofErr w:type="spellEnd"/>
      <w:r w:rsidRPr="00B44D6D">
        <w:t xml:space="preserve"> </w:t>
      </w:r>
      <w:hyperlink r:id="rId18" w:history="1">
        <w:r w:rsidRPr="0088616D">
          <w:rPr>
            <w:rStyle w:val="Hyperlink"/>
          </w:rPr>
          <w:t>https://github.com/golang/go/raw/master/lib/time/zoneinfo.zip -</w:t>
        </w:r>
        <w:proofErr w:type="spellStart"/>
        <w:r w:rsidRPr="0088616D">
          <w:rPr>
            <w:rStyle w:val="Hyperlink"/>
          </w:rPr>
          <w:t>OutFile</w:t>
        </w:r>
        <w:proofErr w:type="spellEnd"/>
        <w:r w:rsidRPr="0088616D">
          <w:rPr>
            <w:rStyle w:val="Hyperlink"/>
          </w:rPr>
          <w:t xml:space="preserve"> zoneinfo.zip</w:t>
        </w:r>
      </w:hyperlink>
    </w:p>
    <w:p w14:paraId="561DC66D" w14:textId="77777777" w:rsidR="00861D4A" w:rsidRDefault="00861D4A" w:rsidP="00861D4A">
      <w:pPr>
        <w:pStyle w:val="code"/>
      </w:pPr>
    </w:p>
    <w:p w14:paraId="4F5225D4" w14:textId="77777777" w:rsidR="00861D4A" w:rsidRDefault="00861D4A" w:rsidP="00861D4A">
      <w:pPr>
        <w:pStyle w:val="code"/>
      </w:pPr>
      <w:r>
        <w:t>PS &gt; Get-Item -Path Env:\ZONEINFO</w:t>
      </w:r>
    </w:p>
    <w:p w14:paraId="1D8214E1" w14:textId="77777777" w:rsidR="00861D4A" w:rsidRDefault="00861D4A" w:rsidP="00861D4A">
      <w:pPr>
        <w:pStyle w:val="code"/>
      </w:pPr>
    </w:p>
    <w:p w14:paraId="2267AD91" w14:textId="77777777" w:rsidR="00861D4A" w:rsidRDefault="00861D4A" w:rsidP="00861D4A">
      <w:pPr>
        <w:pStyle w:val="code"/>
      </w:pPr>
      <w:r>
        <w:t>Name                           Value</w:t>
      </w:r>
    </w:p>
    <w:p w14:paraId="7E7A657E" w14:textId="77777777" w:rsidR="00861D4A" w:rsidRDefault="00861D4A" w:rsidP="00861D4A">
      <w:pPr>
        <w:pStyle w:val="code"/>
      </w:pPr>
      <w:r>
        <w:t>----                           -----</w:t>
      </w:r>
    </w:p>
    <w:p w14:paraId="3894A077" w14:textId="77777777" w:rsidR="00861D4A" w:rsidRDefault="00861D4A" w:rsidP="00861D4A">
      <w:pPr>
        <w:pStyle w:val="code"/>
      </w:pPr>
      <w:r>
        <w:t>ZONEINFO                       C:\tools\cockroachdb\cockroach-v20.2.7.windows-6.2-amd64\zoneinfo.zip</w:t>
      </w:r>
    </w:p>
    <w:p w14:paraId="38DCBB4A" w14:textId="77777777" w:rsidR="00861D4A" w:rsidRDefault="00861D4A" w:rsidP="00861D4A">
      <w:pPr>
        <w:pStyle w:val="code"/>
      </w:pPr>
      <w:r>
        <w:t>----</w:t>
      </w:r>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w:t>
      </w:r>
      <w:proofErr w:type="spellStart"/>
      <w:proofErr w:type="gramStart"/>
      <w:r>
        <w:t>source,powershell</w:t>
      </w:r>
      <w:proofErr w:type="spellEnd"/>
      <w:proofErr w:type="gramEnd"/>
      <w:r>
        <w:t>]</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w:t>
      </w:r>
      <w:proofErr w:type="spellStart"/>
      <w:r>
        <w:t>movr</w:t>
      </w:r>
      <w:proofErr w:type="spellEnd"/>
      <w:r>
        <w:t xml:space="preserve">&gt; show </w:t>
      </w:r>
      <w:proofErr w:type="gramStart"/>
      <w:r>
        <w:t>databases;</w:t>
      </w:r>
      <w:proofErr w:type="gramEnd"/>
    </w:p>
    <w:p w14:paraId="75E0F094" w14:textId="77777777" w:rsidR="00861D4A" w:rsidRDefault="00861D4A" w:rsidP="00861D4A">
      <w:pPr>
        <w:pStyle w:val="code"/>
      </w:pPr>
      <w:r>
        <w:t xml:space="preserve">  </w:t>
      </w:r>
      <w:proofErr w:type="spellStart"/>
      <w:r>
        <w:t>database_name</w:t>
      </w:r>
      <w:proofErr w:type="spellEnd"/>
      <w:r>
        <w:t xml:space="preserv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w:t>
      </w:r>
      <w:proofErr w:type="spellStart"/>
      <w:r>
        <w:t>defaultdb</w:t>
      </w:r>
      <w:proofErr w:type="spellEnd"/>
      <w:r>
        <w:t xml:space="preserve">     | root</w:t>
      </w:r>
    </w:p>
    <w:p w14:paraId="74DCFEF1" w14:textId="77777777" w:rsidR="00861D4A" w:rsidRDefault="00861D4A" w:rsidP="00861D4A">
      <w:pPr>
        <w:pStyle w:val="code"/>
      </w:pPr>
      <w:r>
        <w:t xml:space="preserve">  </w:t>
      </w:r>
      <w:proofErr w:type="spellStart"/>
      <w:r>
        <w:t>movr</w:t>
      </w:r>
      <w:proofErr w:type="spellEnd"/>
      <w:r>
        <w:t xml:space="preserve">          | root</w:t>
      </w:r>
    </w:p>
    <w:p w14:paraId="5D2D5B82" w14:textId="77777777" w:rsidR="00861D4A" w:rsidRDefault="00861D4A" w:rsidP="00861D4A">
      <w:pPr>
        <w:pStyle w:val="code"/>
      </w:pPr>
      <w:r>
        <w:t xml:space="preserve">  </w:t>
      </w:r>
      <w:proofErr w:type="spellStart"/>
      <w:r>
        <w:t>postgres</w:t>
      </w:r>
      <w:proofErr w:type="spellEnd"/>
      <w:r>
        <w:t xml:space="preserve">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1103BF3E" w:rsidP="004F60D4">
      <w:pPr>
        <w:rPr>
          <w:highlight w:val="lightGray"/>
        </w:rPr>
      </w:pPr>
      <w:proofErr w:type="gramStart"/>
      <w:r w:rsidRPr="1103BF3E">
        <w:rPr>
          <w:highlight w:val="lightGray"/>
        </w:rPr>
        <w:t>.</w:t>
      </w:r>
      <w:commentRangeStart w:id="57"/>
      <w:r w:rsidRPr="1103BF3E">
        <w:rPr>
          <w:highlight w:val="lightGray"/>
        </w:rPr>
        <w:t>Connection</w:t>
      </w:r>
      <w:proofErr w:type="gramEnd"/>
      <w:r w:rsidRPr="1103BF3E">
        <w:rPr>
          <w:highlight w:val="lightGray"/>
        </w:rPr>
        <w:t xml:space="preserve"> URL</w:t>
      </w:r>
      <w:commentRangeEnd w:id="57"/>
      <w:r w:rsidR="004F60D4">
        <w:rPr>
          <w:rStyle w:val="CommentReference"/>
        </w:rPr>
        <w:commentReference w:id="57"/>
      </w:r>
      <w:r w:rsidRPr="1103BF3E">
        <w:rPr>
          <w:highlight w:val="lightGray"/>
        </w:rPr>
        <w:t>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068A6F4E" w:rsidR="00BB41C5" w:rsidRDefault="00BB41C5" w:rsidP="00C550C4">
      <w:r>
        <w:t xml:space="preserve">When connecting to a CockroachDB cluster, we need to identify the </w:t>
      </w:r>
      <w:r w:rsidR="00D6627F">
        <w:t xml:space="preserve">location and credentials with which we wish to connect.  When connecting to a local server using +cockroach demo+ or +cockroach </w:t>
      </w:r>
      <w:proofErr w:type="spellStart"/>
      <w:r w:rsidR="00D6627F">
        <w:t>sql</w:t>
      </w:r>
      <w:proofErr w:type="spellEnd"/>
      <w:r w:rsidR="00D6627F">
        <w:t>+</w:t>
      </w:r>
      <w:r w:rsidR="006D68C9">
        <w:t>,</w:t>
      </w:r>
      <w:r w:rsidR="00D6627F">
        <w:t xml:space="preserve"> the CockroachDB </w:t>
      </w:r>
      <w:r w:rsidR="006D68C9">
        <w:t>client</w:t>
      </w:r>
      <w:r w:rsidR="00D6627F">
        <w:t xml:space="preserve"> will default to a local server </w:t>
      </w:r>
      <w:r w:rsidR="004A478E">
        <w:t>on the default port, but as we will see</w:t>
      </w:r>
      <w:r w:rsidR="006D68C9">
        <w:t>,</w:t>
      </w:r>
      <w:r w:rsidR="004A478E">
        <w:t xml:space="preserv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lastRenderedPageBreak/>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w:t>
      </w:r>
      <w:proofErr w:type="spellStart"/>
      <w:proofErr w:type="gramStart"/>
      <w:r>
        <w:t>source,bash</w:t>
      </w:r>
      <w:proofErr w:type="spellEnd"/>
      <w:proofErr w:type="gramEnd"/>
      <w:r>
        <w:t>]</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proofErr w:type="spellStart"/>
      <w:r w:rsidRPr="00152324">
        <w:t>postgresql</w:t>
      </w:r>
      <w:proofErr w:type="spellEnd"/>
      <w:r w:rsidRPr="00152324">
        <w:t>://[user</w:t>
      </w:r>
      <w:proofErr w:type="gramStart"/>
      <w:r w:rsidRPr="00152324">
        <w:t>[:passwd</w:t>
      </w:r>
      <w:proofErr w:type="gramEnd"/>
      <w:r w:rsidRPr="00152324">
        <w:t>]@]host[:port]/[db][?parameters...]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t>----</w:t>
      </w:r>
    </w:p>
    <w:p w14:paraId="6BE4C0CC" w14:textId="6AA95EAF" w:rsidR="00453501" w:rsidRDefault="00453501" w:rsidP="00453501">
      <w:pPr>
        <w:pStyle w:val="code"/>
      </w:pPr>
      <w:r>
        <w:rPr>
          <w:rFonts w:ascii="Segoe UI Symbol" w:hAnsi="Segoe UI Symbol" w:cs="Segoe UI Symbol"/>
        </w:rPr>
        <w:t>$</w:t>
      </w:r>
      <w:r>
        <w:t xml:space="preserve"> cockroach </w:t>
      </w:r>
      <w:proofErr w:type="spellStart"/>
      <w:r>
        <w:t>sql</w:t>
      </w:r>
      <w:proofErr w:type="spellEnd"/>
      <w:r>
        <w:t xml:space="preserve"> --</w:t>
      </w:r>
      <w:proofErr w:type="spellStart"/>
      <w:r>
        <w:t>url</w:t>
      </w:r>
      <w:proofErr w:type="spellEnd"/>
      <w:r>
        <w:t xml:space="preserve"> '</w:t>
      </w:r>
      <w:proofErr w:type="spellStart"/>
      <w:r>
        <w:t>postgres</w:t>
      </w:r>
      <w:proofErr w:type="spellEnd"/>
      <w:r>
        <w:t>://root@localhost:26257?sslmode=disable'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t>root@localhost:26257/</w:t>
      </w:r>
      <w:proofErr w:type="spellStart"/>
      <w:r>
        <w:t>defaultdb</w:t>
      </w:r>
      <w:proofErr w:type="spellEnd"/>
      <w:r>
        <w:t>&gt;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w:t>
      </w:r>
      <w:proofErr w:type="spellStart"/>
      <w:r>
        <w:t>sql</w:t>
      </w:r>
      <w:proofErr w:type="spellEnd"/>
      <w:r>
        <w:t xml:space="preserve"> –insecure+. </w:t>
      </w:r>
    </w:p>
    <w:p w14:paraId="20C80F14" w14:textId="77777777" w:rsidR="00051DAA" w:rsidRDefault="00051DAA" w:rsidP="00BB41C5"/>
    <w:p w14:paraId="6A0A46AB" w14:textId="1D1135A4" w:rsidR="00051DAA" w:rsidRDefault="3A579060" w:rsidP="00BB41C5">
      <w:r>
        <w:t xml:space="preserve">The beauty of the URL is that it can be accepted by </w:t>
      </w:r>
      <w:del w:id="58" w:author="Ben Darnell" w:date="2021-05-03T20:14:00Z">
        <w:r w:rsidR="00051DAA" w:rsidDel="3A579060">
          <w:delText xml:space="preserve">any </w:delText>
        </w:r>
      </w:del>
      <w:ins w:id="59" w:author="Ben Darnell" w:date="2021-05-03T20:14:00Z">
        <w:r>
          <w:t xml:space="preserve">most </w:t>
        </w:r>
      </w:ins>
      <w:r>
        <w:t>Postgre</w:t>
      </w:r>
      <w:ins w:id="60" w:author="Ben Darnell" w:date="2021-05-03T20:14:00Z">
        <w:r>
          <w:t>SQL</w:t>
        </w:r>
      </w:ins>
      <w:del w:id="61" w:author="Ben Darnell" w:date="2021-05-03T20:14:00Z">
        <w:r w:rsidR="00051DAA" w:rsidDel="3A579060">
          <w:delText>s</w:delText>
        </w:r>
      </w:del>
      <w:r>
        <w:t>-compatible program</w:t>
      </w:r>
      <w:ins w:id="62" w:author="Ben Darnell" w:date="2021-05-03T20:14:00Z">
        <w:r>
          <w:t>s</w:t>
        </w:r>
      </w:ins>
      <w:r>
        <w:t xml:space="preserve"> or driver</w:t>
      </w:r>
      <w:ins w:id="63" w:author="Ben Darnell" w:date="2021-05-03T20:14:00Z">
        <w:r>
          <w:t>s</w:t>
        </w:r>
      </w:ins>
      <w:r>
        <w:t>. For instance, if we have the PostgreSQL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11D3FC10" w:rsidR="004F60D4" w:rsidRDefault="004F60D4" w:rsidP="004F60D4">
      <w:pPr>
        <w:pStyle w:val="code"/>
      </w:pPr>
      <w:del w:id="64" w:author="Guy Harrison" w:date="2021-05-10T09:41:00Z">
        <w:r w:rsidDel="0050770D">
          <w:rPr>
            <w:rFonts w:ascii="Segoe UI Symbol" w:hAnsi="Segoe UI Symbol" w:cs="Segoe UI Symbol"/>
          </w:rPr>
          <w:delText>✗</w:delText>
        </w:r>
      </w:del>
      <w:ins w:id="65" w:author="Guy Harrison" w:date="2021-05-10T09:41:00Z">
        <w:r w:rsidR="0050770D">
          <w:rPr>
            <w:rFonts w:ascii="Segoe UI Symbol" w:hAnsi="Segoe UI Symbol" w:cs="Segoe UI Symbol"/>
          </w:rPr>
          <w:t>$</w:t>
        </w:r>
      </w:ins>
      <w:r>
        <w:t xml:space="preserve"> </w:t>
      </w:r>
      <w:proofErr w:type="spellStart"/>
      <w:r>
        <w:t>psql</w:t>
      </w:r>
      <w:proofErr w:type="spellEnd"/>
      <w:r>
        <w:t xml:space="preserve"> '</w:t>
      </w:r>
      <w:proofErr w:type="spellStart"/>
      <w:r>
        <w:t>postgres</w:t>
      </w:r>
      <w:proofErr w:type="spellEnd"/>
      <w:r>
        <w:t xml:space="preserve">://root@localhost:26257?sslmode=disable' </w:t>
      </w:r>
    </w:p>
    <w:p w14:paraId="7F10B538" w14:textId="77777777" w:rsidR="004F60D4" w:rsidRDefault="004F60D4" w:rsidP="004F60D4">
      <w:pPr>
        <w:pStyle w:val="code"/>
      </w:pPr>
      <w:proofErr w:type="spellStart"/>
      <w:r>
        <w:t>psql</w:t>
      </w:r>
      <w:proofErr w:type="spellEnd"/>
      <w:r>
        <w:t xml:space="preserve">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1733BE89" w:rsidR="004F60D4" w:rsidRDefault="004F60D4" w:rsidP="004F60D4">
      <w:pPr>
        <w:pStyle w:val="code"/>
      </w:pPr>
      <w:r>
        <w:t>----</w:t>
      </w:r>
    </w:p>
    <w:p w14:paraId="37213C13" w14:textId="77777777" w:rsidR="004D03D6" w:rsidRDefault="004D03D6" w:rsidP="004F60D4">
      <w:pPr>
        <w:pStyle w:val="code"/>
      </w:pPr>
    </w:p>
    <w:p w14:paraId="2D48552B" w14:textId="3E4040EE" w:rsidR="004F60D4" w:rsidRDefault="004F60D4" w:rsidP="004F60D4">
      <w:r>
        <w:t>****</w:t>
      </w:r>
    </w:p>
    <w:p w14:paraId="4D52D1FF" w14:textId="42E75514" w:rsidR="001F1BFF" w:rsidRDefault="001F1BFF" w:rsidP="001F1BFF">
      <w:pPr>
        <w:pStyle w:val="Heading3"/>
      </w:pPr>
      <w:r>
        <w:t xml:space="preserve">Creating a </w:t>
      </w:r>
      <w:proofErr w:type="spellStart"/>
      <w:r>
        <w:t>CockroachCloud</w:t>
      </w:r>
      <w:proofErr w:type="spellEnd"/>
      <w:r>
        <w:t xml:space="preserve"> cluster</w:t>
      </w:r>
    </w:p>
    <w:p w14:paraId="7D4EF8F0" w14:textId="4E67F110" w:rsidR="001F1BFF" w:rsidRDefault="001F1BFF" w:rsidP="001F1BFF"/>
    <w:p w14:paraId="01C2AD8B" w14:textId="3C281BD7" w:rsidR="00632F64" w:rsidRDefault="1103BF3E" w:rsidP="004D03D6">
      <w:r>
        <w:t xml:space="preserve">The +cockroach demo+ command is a handy way for playing with the CockroachDB server, but the easiest way to get a fully functional CockroachDB server with persistent storage is to take advantage of the </w:t>
      </w:r>
      <w:proofErr w:type="spellStart"/>
      <w:r>
        <w:t>CockroachCloud</w:t>
      </w:r>
      <w:proofErr w:type="spellEnd"/>
      <w:r>
        <w:t xml:space="preserve"> free cloud database service.   This service grants you access to a fully functional multi-tenant cloud service with 5GB of storage.  </w:t>
      </w:r>
      <w:r w:rsidR="00010B54">
        <w:br/>
      </w:r>
      <w:r w:rsidR="00010B54">
        <w:br/>
      </w:r>
      <w:commentRangeStart w:id="66"/>
      <w:r>
        <w:t xml:space="preserve">The </w:t>
      </w:r>
      <w:commentRangeEnd w:id="66"/>
      <w:r w:rsidR="00010B54">
        <w:rPr>
          <w:rStyle w:val="CommentReference"/>
        </w:rPr>
        <w:commentReference w:id="66"/>
      </w:r>
      <w:proofErr w:type="spellStart"/>
      <w:r>
        <w:t>CockroachCloud</w:t>
      </w:r>
      <w:proofErr w:type="spellEnd"/>
      <w:r>
        <w:t xml:space="preserve"> has </w:t>
      </w:r>
      <w:proofErr w:type="gramStart"/>
      <w:r>
        <w:t>a number of</w:t>
      </w:r>
      <w:proofErr w:type="gramEnd"/>
      <w:r>
        <w:t xml:space="preserve"> advantages compared with a desktop deployment:</w:t>
      </w:r>
    </w:p>
    <w:p w14:paraId="5C22BFE2" w14:textId="77777777" w:rsidR="004D03D6" w:rsidRDefault="004D03D6" w:rsidP="004D03D6"/>
    <w:p w14:paraId="0497D5DF" w14:textId="1CB21AAA" w:rsidR="00010B54" w:rsidRDefault="00632F64" w:rsidP="004D03D6">
      <w:pPr>
        <w:pStyle w:val="ListParagraph"/>
        <w:numPr>
          <w:ilvl w:val="0"/>
          <w:numId w:val="26"/>
        </w:numPr>
      </w:pPr>
      <w:proofErr w:type="gramStart"/>
      <w:r>
        <w:t>It</w:t>
      </w:r>
      <w:r w:rsidR="003C3355">
        <w:t>'</w:t>
      </w:r>
      <w:r>
        <w:t>s</w:t>
      </w:r>
      <w:proofErr w:type="gramEnd"/>
      <w:r>
        <w:t xml:space="preserve"> automatically</w:t>
      </w:r>
      <w:r w:rsidR="008D7684">
        <w:t xml:space="preserve"> </w:t>
      </w:r>
      <w:r w:rsidR="00DD5183">
        <w:t xml:space="preserve">configured for high availability and backup.  You </w:t>
      </w:r>
      <w:proofErr w:type="gramStart"/>
      <w:r w:rsidR="00DD5183">
        <w:t>don</w:t>
      </w:r>
      <w:r w:rsidR="003C3355">
        <w:t>'</w:t>
      </w:r>
      <w:r w:rsidR="00DD5183">
        <w:t>t</w:t>
      </w:r>
      <w:proofErr w:type="gramEnd"/>
      <w:r w:rsidR="00DD5183">
        <w:t xml:space="preserve"> have to worry about losing your data in the event of a</w:t>
      </w:r>
      <w:r w:rsidR="000E6397">
        <w:t xml:space="preserve"> hard drive failure on your desktop.</w:t>
      </w:r>
    </w:p>
    <w:p w14:paraId="3FF3C456" w14:textId="61B520E3" w:rsidR="00AA0B40" w:rsidRDefault="00AA0B40" w:rsidP="004D03D6">
      <w:pPr>
        <w:pStyle w:val="ListParagraph"/>
        <w:numPr>
          <w:ilvl w:val="0"/>
          <w:numId w:val="26"/>
        </w:numPr>
      </w:pPr>
      <w:r>
        <w:lastRenderedPageBreak/>
        <w:t>It</w:t>
      </w:r>
      <w:r w:rsidR="003C3355">
        <w:t>'</w:t>
      </w:r>
      <w:r>
        <w:t xml:space="preserve">s fully secured using </w:t>
      </w:r>
      <w:r w:rsidR="00C977F0">
        <w:t xml:space="preserve">encryption at rest and in </w:t>
      </w:r>
      <w:proofErr w:type="gramStart"/>
      <w:r w:rsidR="00C977F0">
        <w:t>transit</w:t>
      </w:r>
      <w:proofErr w:type="gramEnd"/>
      <w:r w:rsidR="00C977F0">
        <w:t xml:space="preserve"> </w:t>
      </w:r>
    </w:p>
    <w:p w14:paraId="2D10AE18" w14:textId="4433569B" w:rsidR="000E6397" w:rsidRDefault="000E6397" w:rsidP="004D03D6">
      <w:pPr>
        <w:pStyle w:val="ListParagraph"/>
        <w:numPr>
          <w:ilvl w:val="0"/>
          <w:numId w:val="26"/>
        </w:numPr>
      </w:pPr>
      <w:proofErr w:type="gramStart"/>
      <w:r>
        <w:t>It</w:t>
      </w:r>
      <w:r w:rsidR="003C3355">
        <w:t>'</w:t>
      </w:r>
      <w:r>
        <w:t>s</w:t>
      </w:r>
      <w:proofErr w:type="gramEnd"/>
      <w:r>
        <w:t xml:space="preserve"> available from anywhere, so it can be used for team development </w:t>
      </w:r>
      <w:r w:rsidR="00A25538">
        <w:t xml:space="preserve">purposes. </w:t>
      </w:r>
    </w:p>
    <w:p w14:paraId="6449327F" w14:textId="77B5ACF1" w:rsidR="00C977F0" w:rsidRDefault="00074405" w:rsidP="004D03D6">
      <w:r>
        <w:t xml:space="preserve">To create a </w:t>
      </w:r>
      <w:proofErr w:type="spellStart"/>
      <w:r>
        <w:t>CockroachCloud</w:t>
      </w:r>
      <w:proofErr w:type="spellEnd"/>
      <w:r>
        <w:t xml:space="preserve"> server, navigate to </w:t>
      </w:r>
      <w:hyperlink r:id="rId19" w:history="1">
        <w:r w:rsidR="0021630A" w:rsidRPr="0010045C">
          <w:rPr>
            <w:rStyle w:val="Hyperlink"/>
          </w:rPr>
          <w:t>https://www.cockroachlabs.com/get-started-cockroachdb/</w:t>
        </w:r>
      </w:hyperlink>
      <w:r w:rsidR="0021630A">
        <w:t xml:space="preserve"> and select the </w:t>
      </w:r>
      <w:proofErr w:type="spellStart"/>
      <w:r w:rsidR="0021630A">
        <w:t>CockroachCloud</w:t>
      </w:r>
      <w:proofErr w:type="spellEnd"/>
      <w:r w:rsidR="0021630A">
        <w:t xml:space="preserve"> option.   Enter your email</w:t>
      </w:r>
      <w:r w:rsidR="001F7782">
        <w:t xml:space="preserve"> as shown </w:t>
      </w:r>
      <w:proofErr w:type="gramStart"/>
      <w:r w:rsidR="001F7782">
        <w:t xml:space="preserve">in </w:t>
      </w:r>
      <w:r w:rsidR="0021630A">
        <w:t xml:space="preserve"> </w:t>
      </w:r>
      <w:r w:rsidR="001F7782">
        <w:t>&lt;</w:t>
      </w:r>
      <w:proofErr w:type="gramEnd"/>
      <w:r w:rsidR="001F7782">
        <w:t>&lt;Figure03-01&gt;&gt;</w:t>
      </w:r>
      <w:r w:rsidR="004D03D6">
        <w:t>.</w:t>
      </w:r>
    </w:p>
    <w:p w14:paraId="218E60A9" w14:textId="6E1EE9F1" w:rsidR="001F7782" w:rsidRDefault="001F7782" w:rsidP="00C977F0"/>
    <w:p w14:paraId="3301A562" w14:textId="637673A9" w:rsidR="001F7782" w:rsidRDefault="001F7782" w:rsidP="001F7782">
      <w:r>
        <w:t xml:space="preserve">[[Figure03-01]] </w:t>
      </w:r>
      <w:r>
        <w:br/>
        <w:t xml:space="preserve">.Signing up for </w:t>
      </w:r>
      <w:proofErr w:type="spellStart"/>
      <w:proofErr w:type="gramStart"/>
      <w:r>
        <w:t>CockroachCloud</w:t>
      </w:r>
      <w:proofErr w:type="spellEnd"/>
      <w:proofErr w:type="gramEnd"/>
    </w:p>
    <w:p w14:paraId="7B136D42" w14:textId="7710ADD5" w:rsidR="009D0299" w:rsidRDefault="009D0299" w:rsidP="009D0299">
      <w:proofErr w:type="gramStart"/>
      <w:r w:rsidRPr="009D0299">
        <w:t>image::</w:t>
      </w:r>
      <w:proofErr w:type="gramEnd"/>
      <w:r w:rsidRPr="009D0299">
        <w:t>images/</w:t>
      </w:r>
      <w:r>
        <w:t>Fig0</w:t>
      </w:r>
      <w:r w:rsidR="00FE052E">
        <w:t>3</w:t>
      </w:r>
      <w:r>
        <w:t>-01SigningUp</w:t>
      </w:r>
      <w:r w:rsidRPr="009D0299">
        <w:t>.png[</w:t>
      </w:r>
      <w:r>
        <w:t xml:space="preserve">Signing up for </w:t>
      </w:r>
      <w:proofErr w:type="spellStart"/>
      <w:r>
        <w:t>CockroachCloud</w:t>
      </w:r>
      <w:proofErr w:type="spellEnd"/>
      <w:r w:rsidRPr="009D0299">
        <w:t>]</w:t>
      </w:r>
    </w:p>
    <w:p w14:paraId="523FF7D4" w14:textId="77777777" w:rsidR="009D0299" w:rsidRDefault="009D0299" w:rsidP="001F7782"/>
    <w:p w14:paraId="4C0FA3C1" w14:textId="4FB183A7" w:rsidR="00A25538" w:rsidRDefault="004A0AD5" w:rsidP="00A25538">
      <w:r>
        <w:rPr>
          <w:noProof/>
        </w:rPr>
        <w:drawing>
          <wp:inline distT="0" distB="0" distL="0" distR="0" wp14:anchorId="7B038B4C" wp14:editId="292D5D77">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6EAD5094" w:rsidR="00BE4818" w:rsidRDefault="00BE4818" w:rsidP="00A25538">
      <w:r>
        <w:rPr>
          <w:noProof/>
        </w:rPr>
        <w:t>After entering your details and validating your email address, you</w:t>
      </w:r>
      <w:r w:rsidR="003C3355">
        <w:rPr>
          <w:noProof/>
        </w:rPr>
        <w:t>'</w:t>
      </w:r>
      <w:r>
        <w:rPr>
          <w:noProof/>
        </w:rPr>
        <w:t xml:space="preserve">ll be given the option to create your free cluster as shown in </w:t>
      </w:r>
      <w:r>
        <w:t>&lt;&lt;Figure03-02&gt;&gt;</w:t>
      </w:r>
      <w:r w:rsidR="008C592D">
        <w:t>.</w:t>
      </w:r>
    </w:p>
    <w:p w14:paraId="01363BC3" w14:textId="77777777" w:rsidR="00FE052E" w:rsidRDefault="00FE052E" w:rsidP="00A25538"/>
    <w:p w14:paraId="5BDFD693" w14:textId="29A7C48E" w:rsidR="00BE4818" w:rsidRDefault="00BE4818" w:rsidP="00BE4818">
      <w:r>
        <w:t xml:space="preserve">[[Figure03-02]] </w:t>
      </w:r>
      <w:r>
        <w:br/>
        <w:t xml:space="preserve">.Creating a free </w:t>
      </w:r>
      <w:proofErr w:type="spellStart"/>
      <w:r>
        <w:t>CockroachCloud</w:t>
      </w:r>
      <w:proofErr w:type="spellEnd"/>
      <w:r>
        <w:t xml:space="preserve"> </w:t>
      </w:r>
      <w:proofErr w:type="gramStart"/>
      <w:r>
        <w:t>Database</w:t>
      </w:r>
      <w:proofErr w:type="gramEnd"/>
    </w:p>
    <w:p w14:paraId="4ED6E1D2" w14:textId="421DCDBE" w:rsidR="009D0299" w:rsidRDefault="009D0299" w:rsidP="009D0299">
      <w:proofErr w:type="gramStart"/>
      <w:r w:rsidRPr="009D0299">
        <w:t>image::</w:t>
      </w:r>
      <w:proofErr w:type="gramEnd"/>
      <w:r w:rsidRPr="009D0299">
        <w:t>images/</w:t>
      </w:r>
      <w:r>
        <w:t>Fig03-02CreatingCloudDB</w:t>
      </w:r>
      <w:r w:rsidRPr="009D0299">
        <w:t>.png[</w:t>
      </w:r>
      <w:r>
        <w:t xml:space="preserve">Creating a free </w:t>
      </w:r>
      <w:proofErr w:type="spellStart"/>
      <w:r>
        <w:t>CockroachCloud</w:t>
      </w:r>
      <w:proofErr w:type="spellEnd"/>
      <w:r>
        <w:t xml:space="preserve">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lastRenderedPageBreak/>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1103BF3E" w:rsidP="00BE4818">
      <w:r>
        <w:t xml:space="preserve">Once created, the *Connection info* dialogue should appear, with information on how to connect to your new cluster – see &lt;&lt;Figure03-03&gt;&gt;.  Download the CA certificate +cc-ca.crt++ by clicking on the first link in the dialogue and store it on your desktop. </w:t>
      </w:r>
    </w:p>
    <w:p w14:paraId="75D596B9" w14:textId="1E041F5C" w:rsidR="006A5836" w:rsidRDefault="006A5836" w:rsidP="00BE4818"/>
    <w:p w14:paraId="221E8C28" w14:textId="083BF99A" w:rsidR="006A5836" w:rsidRDefault="006A5836" w:rsidP="006A5836">
      <w:r>
        <w:t xml:space="preserve">[[Figure03-03]] </w:t>
      </w:r>
      <w:r>
        <w:br/>
        <w:t xml:space="preserve">.Connecting to </w:t>
      </w:r>
      <w:proofErr w:type="spellStart"/>
      <w:proofErr w:type="gramStart"/>
      <w:r>
        <w:t>CockroachCloud</w:t>
      </w:r>
      <w:proofErr w:type="spellEnd"/>
      <w:proofErr w:type="gramEnd"/>
    </w:p>
    <w:p w14:paraId="08F39B59" w14:textId="229BEEF0" w:rsidR="006A5836" w:rsidRDefault="006A5836" w:rsidP="006A5836">
      <w:proofErr w:type="gramStart"/>
      <w:r w:rsidRPr="009D0299">
        <w:t>image::</w:t>
      </w:r>
      <w:proofErr w:type="gramEnd"/>
      <w:r w:rsidRPr="009D0299">
        <w:t>images/</w:t>
      </w:r>
      <w:r>
        <w:t>Fig03-03ConnectingCockroachCloud</w:t>
      </w:r>
      <w:r w:rsidRPr="009D0299">
        <w:t>.png[</w:t>
      </w:r>
      <w:r>
        <w:t xml:space="preserve">Connecting to </w:t>
      </w:r>
      <w:proofErr w:type="spellStart"/>
      <w:r>
        <w:t>CockroachCloud</w:t>
      </w:r>
      <w:proofErr w:type="spellEnd"/>
      <w:r w:rsidRPr="009D0299">
        <w:t>]</w:t>
      </w:r>
    </w:p>
    <w:p w14:paraId="1F33D27B" w14:textId="77777777" w:rsidR="006A5836" w:rsidRDefault="006A5836" w:rsidP="00BE4818"/>
    <w:p w14:paraId="2BEBBFD0" w14:textId="53B4017B" w:rsidR="008C592D" w:rsidRDefault="008C592D" w:rsidP="00BE4818">
      <w:r>
        <w:rPr>
          <w:noProof/>
        </w:rPr>
        <w:lastRenderedPageBreak/>
        <w:drawing>
          <wp:inline distT="0" distB="0" distL="0" distR="0" wp14:anchorId="0905CAD9" wp14:editId="085DCFC8">
            <wp:extent cx="5731510" cy="50850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5085079"/>
                    </a:xfrm>
                    <a:prstGeom prst="rect">
                      <a:avLst/>
                    </a:prstGeom>
                  </pic:spPr>
                </pic:pic>
              </a:graphicData>
            </a:graphic>
          </wp:inline>
        </w:drawing>
      </w:r>
    </w:p>
    <w:p w14:paraId="7BCCB4A7" w14:textId="6F7F639B" w:rsidR="00817F1B" w:rsidRDefault="1103BF3E" w:rsidP="00BE4818">
      <w:r>
        <w:t>Once the certificate is stored on the desktop, you can use the connection string provided to establish a connection.   Below we copy the +cc-ca.crt+ file into a +</w:t>
      </w:r>
      <w:ins w:id="67" w:author="Guy Harrison" w:date="2021-05-04T17:02:00Z">
        <w:r>
          <w:t xml:space="preserve">`~/.cockroach-certs/ca.crt </w:t>
        </w:r>
      </w:ins>
      <w:commentRangeStart w:id="68"/>
      <w:commentRangeStart w:id="69"/>
      <w:commentRangeStart w:id="70"/>
      <w:del w:id="71" w:author="Guy Harrison" w:date="2021-05-04T17:02:00Z">
        <w:r w:rsidR="3A579060" w:rsidDel="1103BF3E">
          <w:delText>CRDBKeys</w:delText>
        </w:r>
      </w:del>
      <w:commentRangeEnd w:id="68"/>
      <w:r w:rsidR="3A579060">
        <w:rPr>
          <w:rStyle w:val="CommentReference"/>
        </w:rPr>
        <w:commentReference w:id="68"/>
      </w:r>
      <w:commentRangeEnd w:id="69"/>
      <w:r w:rsidR="3A579060">
        <w:rPr>
          <w:rStyle w:val="CommentReference"/>
        </w:rPr>
        <w:commentReference w:id="69"/>
      </w:r>
      <w:commentRangeEnd w:id="70"/>
      <w:r w:rsidR="3A579060">
        <w:rPr>
          <w:rStyle w:val="CommentReference"/>
        </w:rPr>
        <w:commentReference w:id="70"/>
      </w:r>
      <w:r>
        <w:t xml:space="preserve">+ folder, and then connect to the newly created cloud database. </w:t>
      </w:r>
    </w:p>
    <w:p w14:paraId="65B2F322" w14:textId="77777777" w:rsidR="00A7293F" w:rsidRDefault="00A7293F" w:rsidP="00BE4818"/>
    <w:p w14:paraId="73895F31" w14:textId="250F28E4" w:rsidR="009514BA" w:rsidRDefault="009514BA" w:rsidP="00BE4818">
      <w:r>
        <w:t xml:space="preserve">[source, </w:t>
      </w:r>
      <w:r w:rsidR="00E94334">
        <w:t>bash</w:t>
      </w:r>
      <w:r>
        <w:t>]</w:t>
      </w:r>
      <w:r>
        <w:br/>
        <w:t>----</w:t>
      </w:r>
    </w:p>
    <w:p w14:paraId="67541E92" w14:textId="25DB8E69" w:rsidR="00684071" w:rsidRDefault="00684071" w:rsidP="00684071">
      <w:pPr>
        <w:rPr>
          <w:ins w:id="72" w:author="Guy Harrison" w:date="2021-05-04T17:16:00Z"/>
          <w:rFonts w:ascii="Segoe UI Symbol" w:eastAsiaTheme="minorEastAsia" w:hAnsi="Segoe UI Symbol" w:cs="Segoe UI Symbol"/>
          <w:sz w:val="18"/>
          <w:szCs w:val="22"/>
          <w:lang w:eastAsia="en-US"/>
        </w:rPr>
      </w:pPr>
      <w:ins w:id="73" w:author="Guy Harrison" w:date="2021-05-04T17:16:00Z">
        <w:r w:rsidRPr="00684071">
          <w:rPr>
            <w:rFonts w:ascii="Segoe UI Symbol" w:eastAsiaTheme="minorEastAsia" w:hAnsi="Segoe UI Symbol" w:cs="Segoe UI Symbol"/>
            <w:sz w:val="18"/>
            <w:szCs w:val="22"/>
            <w:lang w:eastAsia="en-US"/>
          </w:rPr>
          <w:t xml:space="preserve">$ </w:t>
        </w:r>
        <w:proofErr w:type="spellStart"/>
        <w:r w:rsidRPr="00684071">
          <w:rPr>
            <w:rFonts w:ascii="Segoe UI Symbol" w:eastAsiaTheme="minorEastAsia" w:hAnsi="Segoe UI Symbol" w:cs="Segoe UI Symbol"/>
            <w:sz w:val="18"/>
            <w:szCs w:val="22"/>
            <w:lang w:eastAsia="en-US"/>
          </w:rPr>
          <w:t>mkdir</w:t>
        </w:r>
        <w:proofErr w:type="spellEnd"/>
        <w:r w:rsidRPr="00684071">
          <w:rPr>
            <w:rFonts w:ascii="Segoe UI Symbol" w:eastAsiaTheme="minorEastAsia" w:hAnsi="Segoe UI Symbol" w:cs="Segoe UI Symbol"/>
            <w:sz w:val="18"/>
            <w:szCs w:val="22"/>
            <w:lang w:eastAsia="en-US"/>
          </w:rPr>
          <w:t xml:space="preserve">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-certs</w:t>
        </w:r>
      </w:ins>
    </w:p>
    <w:p w14:paraId="72F30FCF" w14:textId="77777777" w:rsidR="00684071" w:rsidRPr="00684071" w:rsidRDefault="00684071" w:rsidP="00684071">
      <w:pPr>
        <w:rPr>
          <w:ins w:id="74" w:author="Guy Harrison" w:date="2021-05-04T17:16:00Z"/>
          <w:rFonts w:ascii="Segoe UI Symbol" w:eastAsiaTheme="minorEastAsia" w:hAnsi="Segoe UI Symbol" w:cs="Segoe UI Symbol"/>
          <w:sz w:val="18"/>
          <w:szCs w:val="22"/>
          <w:lang w:eastAsia="en-US"/>
        </w:rPr>
      </w:pPr>
    </w:p>
    <w:p w14:paraId="2125B449" w14:textId="50CB2205" w:rsidR="00684071" w:rsidRDefault="00684071" w:rsidP="00684071">
      <w:pPr>
        <w:rPr>
          <w:ins w:id="75" w:author="Guy Harrison" w:date="2021-05-04T17:16:00Z"/>
          <w:rFonts w:ascii="Segoe UI Symbol" w:eastAsiaTheme="minorEastAsia" w:hAnsi="Segoe UI Symbol" w:cs="Segoe UI Symbol"/>
          <w:sz w:val="18"/>
          <w:szCs w:val="22"/>
          <w:lang w:eastAsia="en-US"/>
        </w:rPr>
      </w:pPr>
      <w:ins w:id="76" w:author="Guy Harrison" w:date="2021-05-04T17:16:00Z">
        <w:r w:rsidRPr="00684071">
          <w:rPr>
            <w:rFonts w:ascii="Segoe UI Symbol" w:eastAsiaTheme="minorEastAsia" w:hAnsi="Segoe UI Symbol" w:cs="Segoe UI Symbol"/>
            <w:sz w:val="18"/>
            <w:szCs w:val="22"/>
            <w:lang w:eastAsia="en-US"/>
          </w:rPr>
          <w:t>$ cp $HOME/Downloads/cc-ca.crt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 xml:space="preserve">-certs </w:t>
        </w:r>
      </w:ins>
    </w:p>
    <w:p w14:paraId="1BE50125" w14:textId="77777777" w:rsidR="00684071" w:rsidRPr="00684071" w:rsidRDefault="00684071" w:rsidP="00684071">
      <w:pPr>
        <w:rPr>
          <w:ins w:id="77" w:author="Guy Harrison" w:date="2021-05-04T17:16:00Z"/>
          <w:rFonts w:ascii="Segoe UI Symbol" w:eastAsiaTheme="minorEastAsia" w:hAnsi="Segoe UI Symbol" w:cs="Segoe UI Symbol"/>
          <w:sz w:val="18"/>
          <w:szCs w:val="22"/>
          <w:lang w:eastAsia="en-US"/>
        </w:rPr>
      </w:pPr>
    </w:p>
    <w:p w14:paraId="5E0E9292" w14:textId="155E2EC1" w:rsidR="00792DFE" w:rsidDel="00684071" w:rsidRDefault="00684071" w:rsidP="009514BA">
      <w:pPr>
        <w:pStyle w:val="code"/>
        <w:rPr>
          <w:del w:id="78" w:author="Guy Harrison" w:date="2021-05-04T17:16:00Z"/>
          <w:rFonts w:ascii="Segoe UI Symbol" w:hAnsi="Segoe UI Symbol" w:cs="Segoe UI Symbol"/>
        </w:rPr>
      </w:pPr>
      <w:ins w:id="79" w:author="Guy Harrison" w:date="2021-05-04T17:16:00Z">
        <w:r w:rsidRPr="00684071">
          <w:rPr>
            <w:rFonts w:ascii="Segoe UI Symbol" w:hAnsi="Segoe UI Symbol" w:cs="Segoe UI Symbol"/>
          </w:rPr>
          <w:t xml:space="preserve">$ cockroach </w:t>
        </w:r>
        <w:proofErr w:type="spellStart"/>
        <w:r w:rsidRPr="00684071">
          <w:rPr>
            <w:rFonts w:ascii="Segoe UI Symbol" w:hAnsi="Segoe UI Symbol" w:cs="Segoe UI Symbol"/>
          </w:rPr>
          <w:t>sql</w:t>
        </w:r>
        <w:proofErr w:type="spellEnd"/>
        <w:r w:rsidRPr="00684071">
          <w:rPr>
            <w:rFonts w:ascii="Segoe UI Symbol" w:hAnsi="Segoe UI Symbol" w:cs="Segoe UI Symbol"/>
          </w:rPr>
          <w:t xml:space="preserve"> --</w:t>
        </w:r>
        <w:proofErr w:type="spellStart"/>
        <w:r w:rsidRPr="00684071">
          <w:rPr>
            <w:rFonts w:ascii="Segoe UI Symbol" w:hAnsi="Segoe UI Symbol" w:cs="Segoe UI Symbol"/>
          </w:rPr>
          <w:t>url</w:t>
        </w:r>
        <w:proofErr w:type="spellEnd"/>
        <w:r w:rsidRPr="00684071">
          <w:rPr>
            <w:rFonts w:ascii="Segoe UI Symbol" w:hAnsi="Segoe UI Symbol" w:cs="Segoe UI Symbol"/>
          </w:rPr>
          <w:t xml:space="preserve"> 'postgres://guy:b4_jPoEYw4_Ixsj7@free-tier6.gcp-asia-southeast1.cockroachlabs.cloud:26257/defaultdb?sslmode=verify-full&amp;sslrootcert=/Users/guyharrison/.cockroach-certs/cc-ca.crt&amp;options=--cluster=grumpy-orca-56'</w:t>
        </w:r>
      </w:ins>
      <w:del w:id="80" w:author="Guy Harrison" w:date="2021-05-04T17:16:00Z">
        <w:r w:rsidR="00585F2A" w:rsidDel="00684071">
          <w:rPr>
            <w:rFonts w:ascii="Segoe UI Symbol" w:hAnsi="Segoe UI Symbol" w:cs="Segoe UI Symbol"/>
          </w:rPr>
          <w:delText xml:space="preserve">$ </w:delText>
        </w:r>
        <w:r w:rsidR="00792DFE" w:rsidDel="00684071">
          <w:delText xml:space="preserve">mkdir </w:delText>
        </w:r>
      </w:del>
      <w:del w:id="81" w:author="Guy Harrison" w:date="2021-05-04T17:03:00Z">
        <w:r w:rsidR="00792DFE" w:rsidDel="00B91CB8">
          <w:delText>CRDBKeys</w:delText>
        </w:r>
      </w:del>
    </w:p>
    <w:p w14:paraId="59346E64" w14:textId="77777777" w:rsidR="00684071" w:rsidRDefault="00684071" w:rsidP="00684071">
      <w:pPr>
        <w:pStyle w:val="code"/>
        <w:rPr>
          <w:ins w:id="82" w:author="Guy Harrison" w:date="2021-05-04T17:16:00Z"/>
        </w:rPr>
      </w:pPr>
    </w:p>
    <w:p w14:paraId="1C5B07C1" w14:textId="7B6C4BA2" w:rsidR="00462414" w:rsidDel="00684071" w:rsidRDefault="00462414" w:rsidP="009514BA">
      <w:pPr>
        <w:pStyle w:val="code"/>
        <w:rPr>
          <w:del w:id="83" w:author="Guy Harrison" w:date="2021-05-04T17:16:00Z"/>
        </w:rPr>
      </w:pPr>
    </w:p>
    <w:p w14:paraId="7019E47F" w14:textId="7AFBF92C" w:rsidR="00792DFE" w:rsidDel="00684071" w:rsidRDefault="00585F2A" w:rsidP="009514BA">
      <w:pPr>
        <w:pStyle w:val="code"/>
        <w:rPr>
          <w:del w:id="84" w:author="Guy Harrison" w:date="2021-05-04T17:16:00Z"/>
        </w:rPr>
      </w:pPr>
      <w:del w:id="85" w:author="Guy Harrison" w:date="2021-05-04T17:16:00Z">
        <w:r w:rsidDel="00684071">
          <w:rPr>
            <w:rFonts w:ascii="Segoe UI Symbol" w:hAnsi="Segoe UI Symbol" w:cs="Segoe UI Symbol"/>
          </w:rPr>
          <w:delText xml:space="preserve">$ </w:delText>
        </w:r>
        <w:r w:rsidR="00792DFE" w:rsidDel="00684071">
          <w:delText xml:space="preserve">cp ~/Downloads/cc-ca.crt </w:delText>
        </w:r>
      </w:del>
      <w:del w:id="86" w:author="Guy Harrison" w:date="2021-05-04T17:02:00Z">
        <w:r w:rsidR="00792DFE" w:rsidDel="00643B56">
          <w:delText>CRDBKeys</w:delText>
        </w:r>
      </w:del>
    </w:p>
    <w:p w14:paraId="5AE98D36" w14:textId="2F930A44" w:rsidR="00462414" w:rsidDel="00684071" w:rsidRDefault="00462414" w:rsidP="009514BA">
      <w:pPr>
        <w:pStyle w:val="code"/>
        <w:rPr>
          <w:del w:id="87" w:author="Guy Harrison" w:date="2021-05-04T17:16:00Z"/>
        </w:rPr>
      </w:pPr>
    </w:p>
    <w:p w14:paraId="1C23A4FA" w14:textId="1C2F8D80" w:rsidR="00792DFE" w:rsidDel="00684071" w:rsidRDefault="00585F2A" w:rsidP="009514BA">
      <w:pPr>
        <w:pStyle w:val="code"/>
        <w:rPr>
          <w:del w:id="88" w:author="Guy Harrison" w:date="2021-05-04T17:16:00Z"/>
        </w:rPr>
      </w:pPr>
      <w:del w:id="89" w:author="Guy Harrison" w:date="2021-05-04T17:16:00Z">
        <w:r w:rsidDel="00684071">
          <w:rPr>
            <w:rFonts w:ascii="Segoe UI Symbol" w:hAnsi="Segoe UI Symbol" w:cs="Segoe UI Symbol"/>
          </w:rPr>
          <w:delText xml:space="preserve">$ </w:delText>
        </w:r>
        <w:r w:rsidR="00792DFE" w:rsidDel="00684071">
          <w:delText>cockroach sql --url 'postgres://guy:b4_jPoEYw4_Ixsj7@free-tier6.gcp-asia-southeast1.cockroachlabs.cloud:26257/defaultdb?sslmode=verify-full&amp;sslrootcert=</w:delText>
        </w:r>
      </w:del>
      <w:del w:id="90" w:author="Guy Harrison" w:date="2021-05-04T17:13:00Z">
        <w:r w:rsidR="00792DFE" w:rsidDel="00463F57">
          <w:delText>CRDBKeys/cc-ca.crt</w:delText>
        </w:r>
      </w:del>
      <w:del w:id="91" w:author="Guy Harrison" w:date="2021-05-04T17:16:00Z">
        <w:r w:rsidR="00792DFE" w:rsidDel="00684071">
          <w:delText>&amp;options=--cluster=grumpy-orca-56'</w:delText>
        </w:r>
      </w:del>
    </w:p>
    <w:p w14:paraId="1E7CD706" w14:textId="77777777" w:rsidR="00792DFE" w:rsidRDefault="00792DFE" w:rsidP="009514BA">
      <w:pPr>
        <w:pStyle w:val="code"/>
      </w:pPr>
      <w:r>
        <w:t>#</w:t>
      </w:r>
    </w:p>
    <w:p w14:paraId="3651D09B" w14:textId="77777777" w:rsidR="00792DFE" w:rsidRDefault="00792DFE" w:rsidP="009514BA">
      <w:pPr>
        <w:pStyle w:val="code"/>
      </w:pPr>
      <w:r>
        <w:t># Welcome to the CockroachDB SQL shell.</w:t>
      </w:r>
    </w:p>
    <w:p w14:paraId="7BBC9276" w14:textId="77777777" w:rsidR="00792DFE" w:rsidRDefault="00792DFE" w:rsidP="009514BA">
      <w:pPr>
        <w:pStyle w:val="code"/>
      </w:pPr>
      <w:r>
        <w:t># All statements must be terminated by a semicolon.</w:t>
      </w:r>
    </w:p>
    <w:p w14:paraId="0C4BB600" w14:textId="77777777" w:rsidR="00792DFE" w:rsidRDefault="00792DFE" w:rsidP="009514BA">
      <w:pPr>
        <w:pStyle w:val="code"/>
      </w:pPr>
      <w:r>
        <w:t># To exit, type: \q.</w:t>
      </w:r>
    </w:p>
    <w:p w14:paraId="4F91DEAA" w14:textId="77777777" w:rsidR="00792DFE" w:rsidRDefault="00792DFE" w:rsidP="009514BA">
      <w:pPr>
        <w:pStyle w:val="code"/>
      </w:pPr>
      <w:r>
        <w:lastRenderedPageBreak/>
        <w:t>#</w:t>
      </w:r>
    </w:p>
    <w:p w14:paraId="2A17F03C" w14:textId="77777777" w:rsidR="00792DFE" w:rsidRDefault="00792DFE" w:rsidP="009514BA">
      <w:pPr>
        <w:pStyle w:val="code"/>
      </w:pPr>
      <w:r>
        <w:t># Client version: CockroachDB CCL v20.2.4 (x86_64-apple-darwin14, built 2021/01/21 00:12:56, go1.13.14)</w:t>
      </w:r>
    </w:p>
    <w:p w14:paraId="7367E46B" w14:textId="77777777" w:rsidR="00792DFE" w:rsidRDefault="00792DFE" w:rsidP="009514BA">
      <w:pPr>
        <w:pStyle w:val="code"/>
      </w:pPr>
      <w:r>
        <w:t># Server version: CockroachDB CCL v20.2.8 (x86_64-unknown-linux-gnu, built 2021/04/23 13:54:57, go1.13.14)</w:t>
      </w:r>
    </w:p>
    <w:p w14:paraId="73B2C6AB" w14:textId="77777777" w:rsidR="00792DFE" w:rsidRDefault="00792DFE" w:rsidP="009514BA">
      <w:pPr>
        <w:pStyle w:val="code"/>
      </w:pPr>
      <w:r>
        <w:t># Cluster ID: 45851b67-5277-4795-aab9-390c70a78786</w:t>
      </w:r>
    </w:p>
    <w:p w14:paraId="2C7C7A3F" w14:textId="77777777" w:rsidR="00792DFE" w:rsidRDefault="00792DFE" w:rsidP="009514BA">
      <w:pPr>
        <w:pStyle w:val="code"/>
      </w:pPr>
      <w:r>
        <w:t>#</w:t>
      </w:r>
    </w:p>
    <w:p w14:paraId="3E6A7A8F" w14:textId="77777777" w:rsidR="00792DFE" w:rsidRDefault="00792DFE" w:rsidP="009514BA">
      <w:pPr>
        <w:pStyle w:val="code"/>
      </w:pPr>
      <w:r>
        <w:t># Enter \? for a brief introduction.</w:t>
      </w:r>
    </w:p>
    <w:p w14:paraId="15EC9838" w14:textId="77777777" w:rsidR="00792DFE" w:rsidRDefault="00792DFE" w:rsidP="009514BA">
      <w:pPr>
        <w:pStyle w:val="code"/>
      </w:pPr>
      <w:r>
        <w:t>#</w:t>
      </w:r>
    </w:p>
    <w:p w14:paraId="30984EC6" w14:textId="69ED0C7D" w:rsidR="00792DFE" w:rsidRDefault="00792DFE" w:rsidP="009514BA">
      <w:pPr>
        <w:pStyle w:val="code"/>
      </w:pPr>
      <w:r>
        <w:t xml:space="preserve">guy@free-tier6.gcp-asia-southeast1.cockroachlabs.cloud:26257/defaultdb&gt; </w:t>
      </w:r>
      <w:r w:rsidR="00585F2A">
        <w:br/>
        <w:t xml:space="preserve">   </w:t>
      </w:r>
      <w:r>
        <w:t xml:space="preserve">show </w:t>
      </w:r>
      <w:proofErr w:type="gramStart"/>
      <w:r>
        <w:t>databases</w:t>
      </w:r>
      <w:r w:rsidR="00585F2A">
        <w:t>;</w:t>
      </w:r>
      <w:proofErr w:type="gramEnd"/>
    </w:p>
    <w:p w14:paraId="504A5A80" w14:textId="77777777" w:rsidR="00115AC3" w:rsidRDefault="00115AC3" w:rsidP="009514BA">
      <w:pPr>
        <w:pStyle w:val="code"/>
      </w:pPr>
    </w:p>
    <w:p w14:paraId="102D784A" w14:textId="0354338D" w:rsidR="00792DFE" w:rsidRDefault="00792DFE" w:rsidP="009514BA">
      <w:pPr>
        <w:pStyle w:val="code"/>
      </w:pPr>
      <w:r>
        <w:t xml:space="preserve">  </w:t>
      </w:r>
      <w:proofErr w:type="spellStart"/>
      <w:r>
        <w:t>database_name</w:t>
      </w:r>
      <w:proofErr w:type="spellEnd"/>
      <w:r>
        <w:t xml:space="preserv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w:t>
      </w:r>
      <w:proofErr w:type="spellStart"/>
      <w:r>
        <w:t>defaultdb</w:t>
      </w:r>
      <w:proofErr w:type="spellEnd"/>
      <w:r>
        <w:t xml:space="preserve">     | root</w:t>
      </w:r>
    </w:p>
    <w:p w14:paraId="522069BA" w14:textId="77777777" w:rsidR="00792DFE" w:rsidRDefault="00792DFE" w:rsidP="009514BA">
      <w:pPr>
        <w:pStyle w:val="code"/>
      </w:pPr>
      <w:r>
        <w:t xml:space="preserve">  </w:t>
      </w:r>
      <w:proofErr w:type="spellStart"/>
      <w:r>
        <w:t>postgres</w:t>
      </w:r>
      <w:proofErr w:type="spellEnd"/>
      <w:r>
        <w:t xml:space="preserve">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A4523CB" w:rsidR="00817F1B" w:rsidRDefault="3A579060" w:rsidP="00BE4818">
      <w:proofErr w:type="gramStart"/>
      <w:r>
        <w:t>.</w:t>
      </w:r>
      <w:proofErr w:type="spellStart"/>
      <w:r>
        <w:t>Cock</w:t>
      </w:r>
      <w:ins w:id="92" w:author="Ben Darnell" w:date="2021-05-03T20:18:00Z">
        <w:r>
          <w:t>r</w:t>
        </w:r>
      </w:ins>
      <w:proofErr w:type="gramEnd"/>
      <w:del w:id="93" w:author="Ben Darnell" w:date="2021-05-03T20:18:00Z">
        <w:r w:rsidR="00817F1B" w:rsidDel="3A579060">
          <w:delText>R</w:delText>
        </w:r>
      </w:del>
      <w:r>
        <w:t>oachCloud</w:t>
      </w:r>
      <w:proofErr w:type="spellEnd"/>
      <w:r>
        <w:t xml:space="preserve"> passwords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w:t>
      </w:r>
      <w:proofErr w:type="spellStart"/>
      <w:r>
        <w:t>CockroachCloud</w:t>
      </w:r>
      <w:proofErr w:type="spellEnd"/>
      <w:r>
        <w:t xml:space="preserve"> </w:t>
      </w:r>
      <w:r w:rsidR="00150C19">
        <w:t xml:space="preserve">account.  Your </w:t>
      </w:r>
      <w:proofErr w:type="spellStart"/>
      <w:r w:rsidR="00150C19">
        <w:t>CockroachCloud</w:t>
      </w:r>
      <w:proofErr w:type="spellEnd"/>
      <w:r w:rsidR="00150C19">
        <w:t xml:space="preserve"> account might be associated with many databases, each of which has its own password.  </w:t>
      </w:r>
    </w:p>
    <w:p w14:paraId="5DAB2BFD" w14:textId="374D0D17"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w:t>
      </w:r>
      <w:proofErr w:type="gramStart"/>
      <w:r w:rsidR="003C3355">
        <w:t>It'</w:t>
      </w:r>
      <w:r w:rsidR="00A4562F">
        <w:t>s</w:t>
      </w:r>
      <w:proofErr w:type="gramEnd"/>
      <w:r w:rsidR="00A4562F">
        <w:t xml:space="preserve">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78F96071" w:rsidR="001476C4" w:rsidRDefault="001476C4" w:rsidP="001476C4">
      <w:pPr>
        <w:pStyle w:val="Heading3"/>
      </w:pPr>
      <w:r>
        <w:t>Starting a local single</w:t>
      </w:r>
      <w:r w:rsidR="00373BB7">
        <w:t>-</w:t>
      </w:r>
      <w:r>
        <w:t>node server</w:t>
      </w:r>
    </w:p>
    <w:p w14:paraId="4D91ED2C" w14:textId="11F5CA16" w:rsidR="001476C4" w:rsidRDefault="001476C4" w:rsidP="001476C4">
      <w:r>
        <w:t xml:space="preserve">As </w:t>
      </w:r>
      <w:proofErr w:type="gramStart"/>
      <w:r>
        <w:t>we</w:t>
      </w:r>
      <w:r w:rsidR="003C3355">
        <w:t>'</w:t>
      </w:r>
      <w:r>
        <w:t>ve</w:t>
      </w:r>
      <w:proofErr w:type="gramEnd"/>
      <w:r>
        <w:t xml:space="preserve"> seen above, you can </w:t>
      </w:r>
      <w:r w:rsidR="00BD7A29">
        <w:t>use the +cockroach demo+ command to start a temporary demo cluster</w:t>
      </w:r>
      <w:r w:rsidR="00373BB7">
        <w:t>,</w:t>
      </w:r>
      <w:r w:rsidR="00115AC3">
        <w:t xml:space="preserve"> and we can quickly create a </w:t>
      </w:r>
      <w:r w:rsidR="00E10DE2">
        <w:t xml:space="preserve">free </w:t>
      </w:r>
      <w:proofErr w:type="spellStart"/>
      <w:r w:rsidR="00E10DE2">
        <w:t>CockroachCloud</w:t>
      </w:r>
      <w:proofErr w:type="spellEnd"/>
      <w:r w:rsidR="00E10DE2">
        <w:t xml:space="preserve"> server</w:t>
      </w:r>
      <w:r w:rsidR="00BD7A29">
        <w:t xml:space="preserve">.  But if you want to start a single-node </w:t>
      </w:r>
      <w:proofErr w:type="gramStart"/>
      <w:r w:rsidR="00BD7A29">
        <w:t>CockroachDB  with</w:t>
      </w:r>
      <w:proofErr w:type="gramEnd"/>
      <w:r w:rsidR="00BD7A29">
        <w:t xml:space="preserve">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w:t>
      </w:r>
      <w:proofErr w:type="spellStart"/>
      <w:proofErr w:type="gramStart"/>
      <w:r>
        <w:t>source,bash</w:t>
      </w:r>
      <w:proofErr w:type="spellEnd"/>
      <w:proofErr w:type="gramEnd"/>
      <w:r>
        <w:t>]</w:t>
      </w:r>
    </w:p>
    <w:p w14:paraId="0F156AFB" w14:textId="77777777" w:rsidR="001777E4" w:rsidRDefault="001777E4" w:rsidP="001777E4">
      <w:pPr>
        <w:pStyle w:val="code"/>
      </w:pPr>
      <w:r>
        <w:t>----</w:t>
      </w:r>
    </w:p>
    <w:p w14:paraId="33B77875" w14:textId="77777777" w:rsidR="001777E4" w:rsidRDefault="001777E4" w:rsidP="001476C4"/>
    <w:p w14:paraId="4E265ECE" w14:textId="182E0A73" w:rsidR="002336D6" w:rsidRDefault="00364D7B" w:rsidP="002336D6">
      <w:pPr>
        <w:pStyle w:val="code"/>
      </w:pPr>
      <w:r>
        <w:t>$</w:t>
      </w:r>
      <w:r w:rsidR="002336D6">
        <w:t xml:space="preserve"> cockroach start-single-node --insecure </w:t>
      </w:r>
      <w:commentRangeStart w:id="94"/>
      <w:del w:id="95" w:author="Guy Harrison" w:date="2021-05-05T12:02:00Z">
        <w:r w:rsidR="002336D6" w:rsidDel="00DA35C6">
          <w:delText>--background</w:delText>
        </w:r>
        <w:commentRangeEnd w:id="94"/>
        <w:r w:rsidDel="00DA35C6">
          <w:rPr>
            <w:rStyle w:val="CommentReference"/>
          </w:rPr>
          <w:commentReference w:id="94"/>
        </w:r>
      </w:del>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xml:space="preserve">* This </w:t>
      </w:r>
      <w:proofErr w:type="spellStart"/>
      <w:r>
        <w:t>mode</w:t>
      </w:r>
      <w:proofErr w:type="spellEnd"/>
      <w:r>
        <w:t xml:space="preserv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w:t>
      </w:r>
      <w:proofErr w:type="spellStart"/>
      <w:r>
        <w:t>sql</w:t>
      </w:r>
      <w:proofErr w:type="spellEnd"/>
      <w:r>
        <w:t>-without-</w:t>
      </w:r>
      <w:proofErr w:type="spellStart"/>
      <w:r>
        <w:t>tls</w:t>
      </w:r>
      <w:proofErr w:type="spellEnd"/>
      <w:r>
        <w:t xml:space="preserve">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lastRenderedPageBreak/>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5A6021A0" w14:textId="77777777" w:rsidR="002336D6" w:rsidRDefault="002336D6" w:rsidP="002336D6">
      <w:pPr>
        <w:pStyle w:val="code"/>
      </w:pPr>
      <w:r>
        <w:t>* The server will advertise "</w:t>
      </w:r>
      <w:proofErr w:type="spellStart"/>
      <w:r>
        <w:t>mubuntu</w:t>
      </w:r>
      <w:proofErr w:type="spellEnd"/>
      <w:r>
        <w:t>"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w:t>
      </w:r>
      <w:proofErr w:type="spellStart"/>
      <w:r>
        <w:t>addr</w:t>
      </w:r>
      <w:proofErr w:type="spellEnd"/>
      <w:r>
        <w:t>=localhost</w:t>
      </w:r>
    </w:p>
    <w:p w14:paraId="6F2FE7B3" w14:textId="43B5CAA4" w:rsidR="002336D6" w:rsidRDefault="002336D6" w:rsidP="002336D6">
      <w:pPr>
        <w:pStyle w:val="code"/>
      </w:pPr>
      <w:r>
        <w:t>* - for multi-node clusters: --advertise-</w:t>
      </w:r>
      <w:proofErr w:type="spellStart"/>
      <w:r>
        <w:t>addr</w:t>
      </w:r>
      <w:proofErr w:type="spellEnd"/>
      <w:r>
        <w:t xml:space="preserve">=&lt;host/IP </w:t>
      </w:r>
      <w:proofErr w:type="spellStart"/>
      <w:r>
        <w:t>addr</w:t>
      </w:r>
      <w:proofErr w:type="spellEnd"/>
      <w:r>
        <w:t>&gt;</w:t>
      </w:r>
    </w:p>
    <w:p w14:paraId="302BDCE8" w14:textId="68842078" w:rsidR="001777E4" w:rsidRPr="001476C4" w:rsidRDefault="001777E4" w:rsidP="002336D6">
      <w:pPr>
        <w:pStyle w:val="code"/>
      </w:pPr>
      <w:r>
        <w:t>----</w:t>
      </w:r>
    </w:p>
    <w:p w14:paraId="3D1D1B0E" w14:textId="1E81083F" w:rsidR="001476C4" w:rsidRDefault="001476C4" w:rsidP="00C927C7"/>
    <w:p w14:paraId="0D42444A" w14:textId="22DAD05C" w:rsidR="00EB4499" w:rsidRDefault="002336D6" w:rsidP="00C927C7">
      <w:r>
        <w:t xml:space="preserve">This will start a single node </w:t>
      </w:r>
      <w:r w:rsidR="00EB4499">
        <w:t>CockroachDB cluster with no security</w:t>
      </w:r>
      <w:del w:id="96" w:author="Guy Harrison" w:date="2021-05-05T12:02:00Z">
        <w:r w:rsidR="00EB4499" w:rsidDel="00E11E1B">
          <w:delText xml:space="preserve"> controls and run it as a background process</w:delText>
        </w:r>
      </w:del>
      <w:r w:rsidR="00EB4499">
        <w:t xml:space="preserve">.  To connect to this </w:t>
      </w:r>
      <w:proofErr w:type="gramStart"/>
      <w:r w:rsidR="00EB4499">
        <w:t>server</w:t>
      </w:r>
      <w:proofErr w:type="gramEnd"/>
      <w:r w:rsidR="00EB4499">
        <w:t xml:space="preserve"> we can use the +cockroach </w:t>
      </w:r>
      <w:proofErr w:type="spellStart"/>
      <w:r w:rsidR="00EB4499">
        <w:t>sql</w:t>
      </w:r>
      <w:proofErr w:type="spellEnd"/>
      <w:r w:rsidR="00EB4499">
        <w:t xml:space="preserve">+ command with the default connection string: </w:t>
      </w:r>
    </w:p>
    <w:p w14:paraId="4B573B3E" w14:textId="77777777" w:rsidR="00F37AF3" w:rsidRDefault="00F37AF3" w:rsidP="00C927C7"/>
    <w:p w14:paraId="720FCC57" w14:textId="77777777" w:rsidR="001777E4" w:rsidRDefault="001777E4" w:rsidP="001777E4">
      <w:pPr>
        <w:pStyle w:val="code"/>
      </w:pPr>
      <w:r>
        <w:t>[</w:t>
      </w:r>
      <w:proofErr w:type="spellStart"/>
      <w:proofErr w:type="gramStart"/>
      <w:r>
        <w:t>source,bash</w:t>
      </w:r>
      <w:proofErr w:type="spellEnd"/>
      <w:proofErr w:type="gramEnd"/>
      <w:r>
        <w:t>]</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w:t>
      </w:r>
      <w:proofErr w:type="spellStart"/>
      <w:r w:rsidR="00063CAA">
        <w:t>sql</w:t>
      </w:r>
      <w:proofErr w:type="spellEnd"/>
      <w:r w:rsidR="00063CAA">
        <w:t xml:space="preserve">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w:t>
      </w:r>
      <w:proofErr w:type="spellStart"/>
      <w:r>
        <w:t>defaultdb</w:t>
      </w:r>
      <w:proofErr w:type="spellEnd"/>
      <w:r>
        <w:t xml:space="preserve">&gt; show </w:t>
      </w:r>
      <w:proofErr w:type="gramStart"/>
      <w:r>
        <w:t>databases;</w:t>
      </w:r>
      <w:proofErr w:type="gramEnd"/>
    </w:p>
    <w:p w14:paraId="17EB9965" w14:textId="77777777" w:rsidR="00063CAA" w:rsidRDefault="00063CAA" w:rsidP="00063CAA">
      <w:pPr>
        <w:pStyle w:val="code"/>
      </w:pPr>
      <w:r>
        <w:t xml:space="preserve">  </w:t>
      </w:r>
      <w:proofErr w:type="spellStart"/>
      <w:r>
        <w:t>database_name</w:t>
      </w:r>
      <w:proofErr w:type="spellEnd"/>
      <w:r>
        <w:t xml:space="preserv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w:t>
      </w:r>
      <w:proofErr w:type="spellStart"/>
      <w:r>
        <w:t>defaultdb</w:t>
      </w:r>
      <w:proofErr w:type="spellEnd"/>
      <w:r>
        <w:t xml:space="preserve">     | root</w:t>
      </w:r>
    </w:p>
    <w:p w14:paraId="2B6F6BE6" w14:textId="77777777" w:rsidR="00063CAA" w:rsidRDefault="00063CAA" w:rsidP="00063CAA">
      <w:pPr>
        <w:pStyle w:val="code"/>
      </w:pPr>
      <w:r>
        <w:t xml:space="preserve">  </w:t>
      </w:r>
      <w:proofErr w:type="spellStart"/>
      <w:r>
        <w:t>postgres</w:t>
      </w:r>
      <w:proofErr w:type="spellEnd"/>
      <w:r>
        <w:t xml:space="preserve">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w:t>
      </w:r>
      <w:proofErr w:type="spellStart"/>
      <w:r>
        <w:t>defaultdb</w:t>
      </w:r>
      <w:proofErr w:type="spellEnd"/>
      <w:r>
        <w:t>&gt;</w:t>
      </w:r>
    </w:p>
    <w:p w14:paraId="46DDF169" w14:textId="664A09F5" w:rsidR="00150937" w:rsidRPr="00150937" w:rsidRDefault="001777E4" w:rsidP="00150937">
      <w:r>
        <w:t>----</w:t>
      </w:r>
    </w:p>
    <w:p w14:paraId="3BE185E6" w14:textId="77777777" w:rsidR="000F44EB" w:rsidRDefault="000F44EB" w:rsidP="00C927C7"/>
    <w:p w14:paraId="51FE805C" w14:textId="77F16256" w:rsidR="00A27F89" w:rsidRPr="00012765" w:rsidRDefault="00A27F89" w:rsidP="00A27F89">
      <w:pPr>
        <w:rPr>
          <w:highlight w:val="lightGray"/>
        </w:rPr>
      </w:pPr>
      <w:proofErr w:type="gramStart"/>
      <w:r w:rsidRPr="00F922A0">
        <w:rPr>
          <w:highlight w:val="lightGray"/>
        </w:rPr>
        <w:t>.</w:t>
      </w:r>
      <w:r w:rsidR="00F34AF1">
        <w:rPr>
          <w:highlight w:val="lightGray"/>
        </w:rPr>
        <w:t>I</w:t>
      </w:r>
      <w:r>
        <w:rPr>
          <w:highlight w:val="lightGray"/>
        </w:rPr>
        <w:t>nsecure</w:t>
      </w:r>
      <w:proofErr w:type="gramEnd"/>
      <w:r>
        <w:rPr>
          <w:highlight w:val="lightGray"/>
        </w:rPr>
        <w:t xml:space="preserve"> mode</w:t>
      </w:r>
    </w:p>
    <w:p w14:paraId="2B8F2B5B" w14:textId="77777777" w:rsidR="00A27F89" w:rsidRPr="00012765" w:rsidRDefault="00A27F89" w:rsidP="00A27F89">
      <w:pPr>
        <w:rPr>
          <w:highlight w:val="lightGray"/>
        </w:rPr>
      </w:pPr>
      <w:r w:rsidRPr="00012765">
        <w:rPr>
          <w:highlight w:val="lightGray"/>
        </w:rPr>
        <w:t>****</w:t>
      </w:r>
    </w:p>
    <w:p w14:paraId="1BF019CF" w14:textId="55DA980D" w:rsidR="00A27F89" w:rsidRPr="00F922A0" w:rsidRDefault="526BB698" w:rsidP="00A27F89">
      <w:pPr>
        <w:rPr>
          <w:highlight w:val="lightGray"/>
        </w:rPr>
      </w:pPr>
      <w:r w:rsidRPr="526BB698">
        <w:rPr>
          <w:highlight w:val="lightGray"/>
        </w:rPr>
        <w:t xml:space="preserve">The use of the +insecure+ flag when starting a CockroachDB server is convenient for quickly starting a CockroachDB server, but it is </w:t>
      </w:r>
      <w:proofErr w:type="gramStart"/>
      <w:r w:rsidRPr="526BB698">
        <w:rPr>
          <w:highlight w:val="lightGray"/>
        </w:rPr>
        <w:t>absolutely not</w:t>
      </w:r>
      <w:proofErr w:type="gramEnd"/>
      <w:r w:rsidRPr="526BB698">
        <w:rPr>
          <w:highlight w:val="lightGray"/>
        </w:rPr>
        <w:t xml:space="preserve"> appropriate for a production system.  Please see </w:t>
      </w:r>
      <w:commentRangeStart w:id="97"/>
      <w:r w:rsidRPr="526BB698">
        <w:rPr>
          <w:highlight w:val="lightGray"/>
        </w:rPr>
        <w:t>Chapter ??</w:t>
      </w:r>
      <w:commentRangeEnd w:id="97"/>
      <w:r w:rsidR="00A27F89">
        <w:rPr>
          <w:rStyle w:val="CommentReference"/>
        </w:rPr>
        <w:commentReference w:id="97"/>
      </w:r>
      <w:r w:rsidRPr="526BB698">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377A2DEA" w:rsidR="00562580" w:rsidRDefault="00562580" w:rsidP="00A53547">
      <w:proofErr w:type="gramStart"/>
      <w:r>
        <w:t>You</w:t>
      </w:r>
      <w:r w:rsidR="003C3355">
        <w:t>'</w:t>
      </w:r>
      <w:r>
        <w:t>ll</w:t>
      </w:r>
      <w:proofErr w:type="gramEnd"/>
      <w:r>
        <w:t xml:space="preserve"> need a persistent volume for </w:t>
      </w:r>
      <w:r w:rsidR="00D24DAF">
        <w:t>data, so let</w:t>
      </w:r>
      <w:r w:rsidR="003C3355">
        <w:t>'</w:t>
      </w:r>
      <w:r w:rsidR="00D24DAF">
        <w:t>s create that first:</w:t>
      </w:r>
    </w:p>
    <w:p w14:paraId="51B4C3FD" w14:textId="77777777" w:rsidR="00F37AF3" w:rsidRDefault="00F37AF3" w:rsidP="00A53547"/>
    <w:p w14:paraId="65D24888" w14:textId="77777777" w:rsidR="001777E4" w:rsidRDefault="001777E4" w:rsidP="001777E4">
      <w:pPr>
        <w:pStyle w:val="code"/>
      </w:pPr>
      <w:r>
        <w:t>[</w:t>
      </w:r>
      <w:proofErr w:type="spellStart"/>
      <w:proofErr w:type="gramStart"/>
      <w:r>
        <w:t>source,bash</w:t>
      </w:r>
      <w:proofErr w:type="spellEnd"/>
      <w:proofErr w:type="gramEnd"/>
      <w:r>
        <w:t>]</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 xml:space="preserve">docker volume create </w:t>
      </w:r>
      <w:proofErr w:type="gramStart"/>
      <w:r w:rsidR="00D24DAF" w:rsidRPr="00D24DAF">
        <w:t>crdb1</w:t>
      </w:r>
      <w:proofErr w:type="gramEnd"/>
    </w:p>
    <w:p w14:paraId="6B5EDEAF" w14:textId="59D9192B" w:rsidR="001777E4" w:rsidRDefault="001777E4" w:rsidP="001777E4">
      <w:pPr>
        <w:pStyle w:val="code"/>
      </w:pPr>
      <w:r>
        <w:lastRenderedPageBreak/>
        <w:t>----</w:t>
      </w:r>
    </w:p>
    <w:p w14:paraId="23FAEC70" w14:textId="77777777" w:rsidR="001777E4" w:rsidRPr="00A53547" w:rsidRDefault="001777E4" w:rsidP="00D24DAF">
      <w:pPr>
        <w:pStyle w:val="code"/>
      </w:pPr>
    </w:p>
    <w:p w14:paraId="6028B6C2" w14:textId="5228F282" w:rsidR="00A53547" w:rsidRDefault="00A53547" w:rsidP="00C927C7"/>
    <w:p w14:paraId="3B8A8D27" w14:textId="53DA7E30" w:rsidR="00B419F9" w:rsidRDefault="00D24DAF" w:rsidP="00C927C7">
      <w:r>
        <w:t xml:space="preserve">Then, we </w:t>
      </w:r>
      <w:r w:rsidR="002C024F">
        <w:t xml:space="preserve">invoke +docker run+ to pull and start the latest </w:t>
      </w:r>
      <w:r w:rsidR="005A7D17">
        <w:t>C</w:t>
      </w:r>
      <w:r w:rsidR="002C024F">
        <w:t>ockroach</w:t>
      </w:r>
      <w:r w:rsidR="005A7D17">
        <w:t>DB</w:t>
      </w:r>
      <w:r w:rsidR="002C024F">
        <w:t xml:space="preserve"> docker image and start the server in single</w:t>
      </w:r>
      <w:r w:rsidR="005A7D17">
        <w:t>-</w:t>
      </w:r>
      <w:r w:rsidR="002C024F">
        <w:t>node, insecure mode</w:t>
      </w:r>
      <w:r w:rsidR="00B419F9">
        <w:t>:</w:t>
      </w:r>
    </w:p>
    <w:p w14:paraId="1BB01D99" w14:textId="77777777" w:rsidR="00F37AF3" w:rsidRDefault="00F37AF3" w:rsidP="00C927C7"/>
    <w:p w14:paraId="55A553B1" w14:textId="77777777" w:rsidR="001777E4" w:rsidRDefault="001777E4" w:rsidP="001777E4">
      <w:pPr>
        <w:pStyle w:val="code"/>
      </w:pPr>
      <w:r>
        <w:t>[</w:t>
      </w:r>
      <w:proofErr w:type="spellStart"/>
      <w:proofErr w:type="gramStart"/>
      <w:r>
        <w:t>source,bash</w:t>
      </w:r>
      <w:proofErr w:type="spellEnd"/>
      <w:proofErr w:type="gramEnd"/>
      <w:r>
        <w:t>]</w:t>
      </w:r>
    </w:p>
    <w:p w14:paraId="4288862A" w14:textId="77777777" w:rsidR="001777E4" w:rsidRDefault="001777E4" w:rsidP="001777E4">
      <w:pPr>
        <w:pStyle w:val="code"/>
      </w:pPr>
      <w:r>
        <w:t>----</w:t>
      </w:r>
    </w:p>
    <w:p w14:paraId="2B722940" w14:textId="77777777" w:rsidR="001777E4" w:rsidRDefault="001777E4" w:rsidP="00C927C7"/>
    <w:p w14:paraId="5EDD34B4" w14:textId="68DE245C" w:rsidR="00EC6947" w:rsidRDefault="00364D7B" w:rsidP="00EC6947">
      <w:pPr>
        <w:pStyle w:val="code"/>
      </w:pPr>
      <w:r>
        <w:t>$</w:t>
      </w:r>
      <w:r w:rsidR="00EC6947">
        <w:t xml:space="preserve"> docker </w:t>
      </w:r>
      <w:proofErr w:type="gramStart"/>
      <w:r w:rsidR="00EC6947">
        <w:t>run -d</w:t>
      </w:r>
      <w:proofErr w:type="gramEnd"/>
      <w:r w:rsidR="00EC6947">
        <w:t xml:space="preserve">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 xml:space="preserve">&gt; -p 26257:26257 -p </w:t>
      </w:r>
      <w:proofErr w:type="gramStart"/>
      <w:r>
        <w:t>8080:8080  \</w:t>
      </w:r>
      <w:proofErr w:type="gramEnd"/>
    </w:p>
    <w:p w14:paraId="7B2BF250" w14:textId="77777777" w:rsidR="00EC6947" w:rsidRDefault="00EC6947" w:rsidP="00EC6947">
      <w:pPr>
        <w:pStyle w:val="code"/>
      </w:pPr>
      <w:r>
        <w:t>&gt; -v "crdb1:/cockroach/cockroach-data</w:t>
      </w:r>
      <w:proofErr w:type="gramStart"/>
      <w:r>
        <w:t>"  \</w:t>
      </w:r>
      <w:proofErr w:type="gramEnd"/>
    </w:p>
    <w:p w14:paraId="5FFBD834" w14:textId="77777777" w:rsidR="00EC6947" w:rsidRDefault="00EC6947" w:rsidP="00EC6947">
      <w:pPr>
        <w:pStyle w:val="code"/>
      </w:pPr>
      <w:r>
        <w:t xml:space="preserve">&gt; </w:t>
      </w:r>
      <w:proofErr w:type="spellStart"/>
      <w:r>
        <w:t>cockroachdb</w:t>
      </w:r>
      <w:proofErr w:type="spellEnd"/>
      <w:r>
        <w:t>/</w:t>
      </w:r>
      <w:proofErr w:type="spellStart"/>
      <w:proofErr w:type="gramStart"/>
      <w:r>
        <w:t>cockroach:latest</w:t>
      </w:r>
      <w:proofErr w:type="spellEnd"/>
      <w:proofErr w:type="gramEnd"/>
      <w:r>
        <w:t xml:space="preserve">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w:t>
      </w:r>
      <w:proofErr w:type="spellStart"/>
      <w:r>
        <w:t>cockroachdb</w:t>
      </w:r>
      <w:proofErr w:type="spellEnd"/>
      <w:r>
        <w:t>/</w:t>
      </w:r>
      <w:proofErr w:type="spellStart"/>
      <w:proofErr w:type="gramStart"/>
      <w:r>
        <w:t>cockroach:latest</w:t>
      </w:r>
      <w:proofErr w:type="spellEnd"/>
      <w:proofErr w:type="gramEnd"/>
      <w:r>
        <w:t>' locally</w:t>
      </w:r>
    </w:p>
    <w:p w14:paraId="13D80087" w14:textId="77777777" w:rsidR="00EC6947" w:rsidRDefault="00EC6947" w:rsidP="00EC6947">
      <w:pPr>
        <w:pStyle w:val="code"/>
      </w:pPr>
      <w:r>
        <w:t xml:space="preserve">latest: Pulling from </w:t>
      </w:r>
      <w:proofErr w:type="spellStart"/>
      <w:r>
        <w:t>cockroachdb</w:t>
      </w:r>
      <w:proofErr w:type="spellEnd"/>
      <w:r>
        <w:t>/</w:t>
      </w:r>
      <w:proofErr w:type="gramStart"/>
      <w:r>
        <w:t>cockroach</w:t>
      </w:r>
      <w:proofErr w:type="gramEnd"/>
    </w:p>
    <w:p w14:paraId="6099055F" w14:textId="77777777" w:rsidR="00EC6947" w:rsidRDefault="00EC6947" w:rsidP="00EC6947">
      <w:pPr>
        <w:pStyle w:val="code"/>
      </w:pPr>
      <w:r>
        <w:t xml:space="preserve">a591faa84ab0: Pull </w:t>
      </w:r>
      <w:proofErr w:type="gramStart"/>
      <w:r>
        <w:t>complete</w:t>
      </w:r>
      <w:proofErr w:type="gramEnd"/>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w:t>
      </w:r>
      <w:proofErr w:type="spellStart"/>
      <w:r w:rsidR="00C72660">
        <w:t>containerId</w:t>
      </w:r>
      <w:proofErr w:type="spellEnd"/>
      <w:r w:rsidR="00C72660">
        <w:t xml:space="preserve">, we can connect to that container </w:t>
      </w:r>
      <w:r w:rsidR="009865E9">
        <w:t xml:space="preserve">using the +cockroach </w:t>
      </w:r>
      <w:proofErr w:type="spellStart"/>
      <w:r w:rsidR="009865E9">
        <w:t>sql</w:t>
      </w:r>
      <w:proofErr w:type="spellEnd"/>
      <w:r w:rsidR="009865E9">
        <w:t xml:space="preserve">+ command. </w:t>
      </w:r>
    </w:p>
    <w:p w14:paraId="16A7D386" w14:textId="77777777" w:rsidR="005A7D17" w:rsidRDefault="005A7D17" w:rsidP="009865E9"/>
    <w:p w14:paraId="16684F3A" w14:textId="77777777" w:rsidR="001777E4" w:rsidRDefault="001777E4" w:rsidP="001777E4">
      <w:pPr>
        <w:pStyle w:val="code"/>
      </w:pPr>
      <w:r>
        <w:t>[</w:t>
      </w:r>
      <w:proofErr w:type="spellStart"/>
      <w:proofErr w:type="gramStart"/>
      <w:r>
        <w:t>source,bash</w:t>
      </w:r>
      <w:proofErr w:type="spellEnd"/>
      <w:proofErr w:type="gramEnd"/>
      <w:r>
        <w:t>]</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w:t>
      </w:r>
      <w:proofErr w:type="spellStart"/>
      <w:r w:rsidR="00AB3F19">
        <w:t>sql</w:t>
      </w:r>
      <w:proofErr w:type="spellEnd"/>
      <w:r w:rsidR="00AB3F19">
        <w:t xml:space="preserve">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w:t>
      </w:r>
      <w:proofErr w:type="spellStart"/>
      <w:r>
        <w:t>defaultdb</w:t>
      </w:r>
      <w:proofErr w:type="spellEnd"/>
      <w:r>
        <w:t xml:space="preserve">&gt; show </w:t>
      </w:r>
      <w:proofErr w:type="gramStart"/>
      <w:r>
        <w:t>databases;</w:t>
      </w:r>
      <w:proofErr w:type="gramEnd"/>
    </w:p>
    <w:p w14:paraId="18363FC7" w14:textId="77777777" w:rsidR="00AB3F19" w:rsidRDefault="00AB3F19" w:rsidP="00AB3F19">
      <w:pPr>
        <w:pStyle w:val="code"/>
      </w:pPr>
      <w:r>
        <w:t xml:space="preserve">  </w:t>
      </w:r>
      <w:proofErr w:type="spellStart"/>
      <w:r>
        <w:t>database_name</w:t>
      </w:r>
      <w:proofErr w:type="spellEnd"/>
      <w:r>
        <w:t xml:space="preserv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w:t>
      </w:r>
      <w:proofErr w:type="spellStart"/>
      <w:r>
        <w:t>defaultdb</w:t>
      </w:r>
      <w:proofErr w:type="spellEnd"/>
      <w:r>
        <w:t xml:space="preserve">     | root</w:t>
      </w:r>
    </w:p>
    <w:p w14:paraId="45EA6005" w14:textId="77777777" w:rsidR="00AB3F19" w:rsidRDefault="00AB3F19" w:rsidP="00AB3F19">
      <w:pPr>
        <w:pStyle w:val="code"/>
      </w:pPr>
      <w:r>
        <w:t xml:space="preserve">  </w:t>
      </w:r>
      <w:proofErr w:type="spellStart"/>
      <w:r>
        <w:t>postgres</w:t>
      </w:r>
      <w:proofErr w:type="spellEnd"/>
      <w:r>
        <w:t xml:space="preserve">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03DF3E74" w:rsidR="00E51752" w:rsidRDefault="00E51752" w:rsidP="00E51752">
      <w:r>
        <w:t xml:space="preserve">We </w:t>
      </w:r>
      <w:proofErr w:type="gramStart"/>
      <w:r>
        <w:t>don</w:t>
      </w:r>
      <w:r w:rsidR="003C3355">
        <w:t>'</w:t>
      </w:r>
      <w:r>
        <w:t>t</w:t>
      </w:r>
      <w:proofErr w:type="gramEnd"/>
      <w:r>
        <w:t xml:space="preserve"> need to have the CockroachDB software installed on our local host to connect using the above method, since we are using the </w:t>
      </w:r>
      <w:proofErr w:type="spellStart"/>
      <w:r>
        <w:t>cockroachdb</w:t>
      </w:r>
      <w:proofErr w:type="spellEnd"/>
      <w:r>
        <w:t xml:space="preserve"> client installed within the docker container.  However, since </w:t>
      </w:r>
      <w:proofErr w:type="gramStart"/>
      <w:r>
        <w:t>we</w:t>
      </w:r>
      <w:r w:rsidR="003C3355">
        <w:t>'</w:t>
      </w:r>
      <w:r>
        <w:t>ve</w:t>
      </w:r>
      <w:proofErr w:type="gramEnd"/>
      <w:r>
        <w:t xml:space="preserve"> </w:t>
      </w:r>
      <w:r w:rsidR="00166303">
        <w:t>forwarded port 26257 from the docker container, we can attach from the desktop using the default connection:</w:t>
      </w:r>
    </w:p>
    <w:p w14:paraId="476A3F5A" w14:textId="77777777" w:rsidR="005A7D17" w:rsidRDefault="005A7D17" w:rsidP="00E51752"/>
    <w:p w14:paraId="44518B40" w14:textId="35A19E92" w:rsidR="003D56AA" w:rsidRDefault="003D56AA" w:rsidP="00E51752">
      <w:r>
        <w:lastRenderedPageBreak/>
        <w:t>[</w:t>
      </w:r>
      <w:proofErr w:type="spellStart"/>
      <w:proofErr w:type="gramStart"/>
      <w:r>
        <w:t>source,bash</w:t>
      </w:r>
      <w:proofErr w:type="spellEnd"/>
      <w:proofErr w:type="gramEnd"/>
      <w:r>
        <w:t>]</w:t>
      </w:r>
      <w:r>
        <w:br/>
        <w:t>----</w:t>
      </w:r>
      <w:r>
        <w:br/>
      </w:r>
    </w:p>
    <w:p w14:paraId="5827E5CE" w14:textId="712E91F5" w:rsidR="003D56AA" w:rsidRDefault="005A7D17" w:rsidP="003D56AA">
      <w:pPr>
        <w:pStyle w:val="code"/>
      </w:pPr>
      <w:proofErr w:type="gramStart"/>
      <w:r>
        <w:rPr>
          <w:rFonts w:ascii="Segoe UI Symbol" w:hAnsi="Segoe UI Symbol" w:cs="Segoe UI Symbol"/>
        </w:rPr>
        <w:t>$</w:t>
      </w:r>
      <w:r w:rsidR="003D56AA">
        <w:t xml:space="preserve">  ~</w:t>
      </w:r>
      <w:proofErr w:type="gramEnd"/>
      <w:r w:rsidR="003D56AA">
        <w:t xml:space="preserve"> cockroach </w:t>
      </w:r>
      <w:proofErr w:type="spellStart"/>
      <w:r w:rsidR="003D56AA">
        <w:t>sql</w:t>
      </w:r>
      <w:proofErr w:type="spellEnd"/>
      <w:r w:rsidR="003D56AA">
        <w:t xml:space="preserve">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w:t>
      </w:r>
      <w:proofErr w:type="spellStart"/>
      <w:r>
        <w:t>defaultdb</w:t>
      </w:r>
      <w:proofErr w:type="spellEnd"/>
      <w:r>
        <w:t>&gt;</w:t>
      </w:r>
    </w:p>
    <w:p w14:paraId="0CC63DA3" w14:textId="08B2A7C9" w:rsidR="00985433" w:rsidRPr="00C927C7" w:rsidRDefault="003D56AA" w:rsidP="00766F46">
      <w:pPr>
        <w:pStyle w:val="code"/>
      </w:pPr>
      <w:r>
        <w:t>----</w:t>
      </w:r>
      <w:r>
        <w:br/>
      </w:r>
      <w:r w:rsidRPr="00766F46">
        <w:br/>
      </w:r>
    </w:p>
    <w:p w14:paraId="097C6A88" w14:textId="0B90D34E" w:rsidR="00766F46" w:rsidRDefault="00766F46" w:rsidP="00766F46">
      <w:r w:rsidRPr="00766F46">
        <w:t xml:space="preserve">Note that this port forwarding can only work if </w:t>
      </w:r>
      <w:proofErr w:type="gramStart"/>
      <w:r w:rsidRPr="00766F46">
        <w:t>there</w:t>
      </w:r>
      <w:r w:rsidR="003C3355">
        <w:t>'</w:t>
      </w:r>
      <w:r w:rsidRPr="00766F46">
        <w:t>s</w:t>
      </w:r>
      <w:proofErr w:type="gramEnd"/>
      <w:r w:rsidRPr="00766F46">
        <w:t xml:space="preserve"> not already a CockroachDB server listening on that port.</w:t>
      </w:r>
      <w:r>
        <w:t xml:space="preserve"> </w:t>
      </w:r>
    </w:p>
    <w:p w14:paraId="70653C7E" w14:textId="047EA494" w:rsidR="003F7616" w:rsidRDefault="003F7616" w:rsidP="003F7616">
      <w:pPr>
        <w:pStyle w:val="Heading3"/>
      </w:pPr>
      <w:commentRangeStart w:id="98"/>
      <w:r>
        <w:t>Starting up a secure server</w:t>
      </w:r>
      <w:commentRangeEnd w:id="98"/>
      <w:r>
        <w:rPr>
          <w:rStyle w:val="CommentReference"/>
        </w:rPr>
        <w:commentReference w:id="98"/>
      </w:r>
    </w:p>
    <w:p w14:paraId="32AF002E" w14:textId="456B6C8D" w:rsidR="003F7616" w:rsidRDefault="003F7616" w:rsidP="003F7616"/>
    <w:p w14:paraId="453048BF" w14:textId="506D25B5" w:rsidR="006A5EC7" w:rsidRDefault="006A5EC7" w:rsidP="003F7616">
      <w:r>
        <w:t xml:space="preserve">In the previous examples, </w:t>
      </w:r>
      <w:proofErr w:type="gramStart"/>
      <w:r>
        <w:t>we</w:t>
      </w:r>
      <w:r w:rsidR="003C3355">
        <w:t>'</w:t>
      </w:r>
      <w:r>
        <w:t>ve</w:t>
      </w:r>
      <w:proofErr w:type="gramEnd"/>
      <w:r>
        <w:t xml:space="preserve"> used the +--insecure+ mode to start the server without </w:t>
      </w:r>
      <w:r w:rsidR="00E82D21">
        <w:t xml:space="preserve">needing to configure </w:t>
      </w:r>
      <w:r w:rsidR="00794481">
        <w:t>secure communications.  This is a quick way to set</w:t>
      </w:r>
      <w:r w:rsidR="00CD56F2">
        <w:t xml:space="preserve"> </w:t>
      </w:r>
      <w:r w:rsidR="00794481">
        <w:t xml:space="preserve">up a test </w:t>
      </w:r>
      <w:r w:rsidR="00717ECD">
        <w:t>server but is cat</w:t>
      </w:r>
      <w:r w:rsidR="00CD56F2">
        <w:t>astroph</w:t>
      </w:r>
      <w:r w:rsidR="00717ECD">
        <w:t xml:space="preserve">ically dangerous for anything that contains valuable data.  </w:t>
      </w:r>
      <w:r w:rsidR="00794481">
        <w:t xml:space="preserve"> </w:t>
      </w:r>
    </w:p>
    <w:p w14:paraId="3E3488C9" w14:textId="77777777" w:rsidR="00CD56F2" w:rsidRDefault="00CD56F2" w:rsidP="003F7616"/>
    <w:p w14:paraId="073DEC96" w14:textId="739EE63C" w:rsidR="003C044B" w:rsidRDefault="00374B60" w:rsidP="003F7616">
      <w:proofErr w:type="gramStart"/>
      <w:r>
        <w:t>We</w:t>
      </w:r>
      <w:r w:rsidR="003C3355">
        <w:t>'</w:t>
      </w:r>
      <w:r>
        <w:t>ll</w:t>
      </w:r>
      <w:proofErr w:type="gramEnd"/>
      <w:r>
        <w:t xml:space="preserve"> </w:t>
      </w:r>
      <w:r w:rsidR="003D0A81">
        <w:t xml:space="preserve">cover CockroachDB </w:t>
      </w:r>
      <w:r w:rsidR="004D0B6D">
        <w:t>security in</w:t>
      </w:r>
      <w:r w:rsidR="00CD56F2">
        <w:t>-</w:t>
      </w:r>
      <w:r w:rsidR="004D0B6D">
        <w:t>depth within Chapter 12, but for now</w:t>
      </w:r>
      <w:r w:rsidR="00CD56F2">
        <w:t>,</w:t>
      </w:r>
      <w:r w:rsidR="004D0B6D">
        <w:t xml:space="preserve"> t</w:t>
      </w:r>
      <w:r w:rsidR="00AB2A17">
        <w:t>o set</w:t>
      </w:r>
      <w:r w:rsidR="00CD56F2">
        <w:t xml:space="preserve"> </w:t>
      </w:r>
      <w:r w:rsidR="00AB2A17">
        <w:t xml:space="preserve">up a secure server, we need to create </w:t>
      </w:r>
      <w:r w:rsidR="00C038A5">
        <w:t xml:space="preserve">security certificates to encrypt the communications channel and authenticate the client and server. </w:t>
      </w:r>
    </w:p>
    <w:p w14:paraId="684E993D" w14:textId="77777777" w:rsidR="00CD56F2" w:rsidRDefault="00CD56F2" w:rsidP="003F7616"/>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key will be held in +my-safe-directory+</w:t>
      </w:r>
      <w:proofErr w:type="gramStart"/>
      <w:r w:rsidR="00454DD0">
        <w:t>;  the</w:t>
      </w:r>
      <w:proofErr w:type="gramEnd"/>
      <w:r w:rsidR="00454DD0">
        <w:t xml:space="preserve"> certificates themselves will be held in </w:t>
      </w:r>
      <w:commentRangeStart w:id="99"/>
      <w:commentRangeStart w:id="100"/>
      <w:commentRangeStart w:id="101"/>
      <w:commentRangeStart w:id="102"/>
      <w:r w:rsidR="00454DD0">
        <w:t>the +certs+ directory</w:t>
      </w:r>
      <w:commentRangeEnd w:id="99"/>
      <w:r>
        <w:rPr>
          <w:rStyle w:val="CommentReference"/>
        </w:rPr>
        <w:commentReference w:id="99"/>
      </w:r>
      <w:commentRangeEnd w:id="100"/>
      <w:r w:rsidR="002C07B4">
        <w:rPr>
          <w:rStyle w:val="CommentReference"/>
        </w:rPr>
        <w:commentReference w:id="100"/>
      </w:r>
      <w:commentRangeEnd w:id="101"/>
      <w:r w:rsidR="00AB0889">
        <w:rPr>
          <w:rStyle w:val="CommentReference"/>
        </w:rPr>
        <w:commentReference w:id="101"/>
      </w:r>
      <w:commentRangeEnd w:id="102"/>
      <w:r w:rsidR="00CE5C7C">
        <w:rPr>
          <w:rStyle w:val="CommentReference"/>
        </w:rPr>
        <w:commentReference w:id="102"/>
      </w:r>
      <w:r w:rsidR="00454DD0">
        <w:t>:</w:t>
      </w:r>
    </w:p>
    <w:p w14:paraId="4B8E3FF8" w14:textId="77777777" w:rsidR="00CD56F2" w:rsidRDefault="00CD56F2" w:rsidP="003F7616"/>
    <w:p w14:paraId="18BDE7BE" w14:textId="77777777" w:rsidR="001777E4" w:rsidRDefault="001777E4" w:rsidP="001777E4">
      <w:pPr>
        <w:pStyle w:val="code"/>
      </w:pPr>
      <w:r>
        <w:t>[</w:t>
      </w:r>
      <w:proofErr w:type="spellStart"/>
      <w:proofErr w:type="gramStart"/>
      <w:r>
        <w:t>source,bash</w:t>
      </w:r>
      <w:proofErr w:type="spellEnd"/>
      <w:proofErr w:type="gramEnd"/>
      <w:r>
        <w:t>]</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w:t>
      </w:r>
      <w:proofErr w:type="spellStart"/>
      <w:r w:rsidR="003C044B">
        <w:t>mkdir</w:t>
      </w:r>
      <w:proofErr w:type="spellEnd"/>
      <w:r w:rsidR="003C044B">
        <w:t xml:space="preserve">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w:t>
      </w:r>
      <w:proofErr w:type="gramStart"/>
      <w:r w:rsidR="003C044B">
        <w:t>cert</w:t>
      </w:r>
      <w:proofErr w:type="gramEnd"/>
      <w:r w:rsidR="003C044B">
        <w:t xml:space="preserve"> create-ca \</w:t>
      </w:r>
    </w:p>
    <w:p w14:paraId="46E8FF9D" w14:textId="77777777" w:rsidR="003C044B" w:rsidRDefault="003C044B" w:rsidP="003C044B">
      <w:pPr>
        <w:pStyle w:val="code"/>
      </w:pPr>
      <w:r>
        <w:t>&gt;     --certs-</w:t>
      </w:r>
      <w:proofErr w:type="spellStart"/>
      <w:r>
        <w:t>dir</w:t>
      </w:r>
      <w:proofErr w:type="spellEnd"/>
      <w:r>
        <w:t>=certs \</w:t>
      </w:r>
    </w:p>
    <w:p w14:paraId="73A308BE" w14:textId="77777777" w:rsidR="003C044B" w:rsidRDefault="003C044B" w:rsidP="003C044B">
      <w:pPr>
        <w:pStyle w:val="code"/>
      </w:pPr>
      <w:r>
        <w:t>&gt;     --ca-key=my-safe-directory/</w:t>
      </w:r>
      <w:proofErr w:type="spellStart"/>
      <w:r>
        <w:t>ca.key</w:t>
      </w:r>
      <w:proofErr w:type="spellEnd"/>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w:t>
      </w:r>
      <w:proofErr w:type="gramStart"/>
      <w:r w:rsidR="003C044B">
        <w:t>cert</w:t>
      </w:r>
      <w:proofErr w:type="gramEnd"/>
      <w:r w:rsidR="003C044B">
        <w:t xml:space="preserve"> create-node localhost `hostname` --certs-</w:t>
      </w:r>
      <w:proofErr w:type="spellStart"/>
      <w:r w:rsidR="003C044B">
        <w:t>dir</w:t>
      </w:r>
      <w:proofErr w:type="spellEnd"/>
      <w:r w:rsidR="003C044B">
        <w:t>=certs \</w:t>
      </w:r>
    </w:p>
    <w:p w14:paraId="2816B173" w14:textId="77777777" w:rsidR="003C044B" w:rsidRDefault="003C044B" w:rsidP="003C044B">
      <w:pPr>
        <w:pStyle w:val="code"/>
      </w:pPr>
      <w:r>
        <w:t>&gt;     --ca-key=my-safe-directory/</w:t>
      </w:r>
      <w:proofErr w:type="spellStart"/>
      <w:r>
        <w:t>ca.key</w:t>
      </w:r>
      <w:proofErr w:type="spellEnd"/>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w:t>
      </w:r>
      <w:proofErr w:type="gramStart"/>
      <w:r w:rsidR="003C044B">
        <w:t>cert</w:t>
      </w:r>
      <w:proofErr w:type="gramEnd"/>
      <w:r w:rsidR="003C044B">
        <w:t xml:space="preserve"> create-client root \</w:t>
      </w:r>
    </w:p>
    <w:p w14:paraId="59AC9D84" w14:textId="77777777" w:rsidR="003C044B" w:rsidRDefault="003C044B" w:rsidP="003C044B">
      <w:pPr>
        <w:pStyle w:val="code"/>
      </w:pPr>
      <w:r>
        <w:t>&gt;     --certs-</w:t>
      </w:r>
      <w:proofErr w:type="spellStart"/>
      <w:r>
        <w:t>dir</w:t>
      </w:r>
      <w:proofErr w:type="spellEnd"/>
      <w:r>
        <w:t>=certs \</w:t>
      </w:r>
    </w:p>
    <w:p w14:paraId="4E23A83E" w14:textId="126FD693" w:rsidR="003C044B" w:rsidRDefault="003C044B" w:rsidP="003C044B">
      <w:pPr>
        <w:pStyle w:val="code"/>
      </w:pPr>
      <w:r>
        <w:t>&gt;     --ca-key=my-safe-directory/</w:t>
      </w:r>
      <w:proofErr w:type="spellStart"/>
      <w:r>
        <w:t>ca.key</w:t>
      </w:r>
      <w:proofErr w:type="spellEnd"/>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w:t>
      </w:r>
      <w:proofErr w:type="spellStart"/>
      <w:proofErr w:type="gramStart"/>
      <w:r>
        <w:t>source,bash</w:t>
      </w:r>
      <w:proofErr w:type="spellEnd"/>
      <w:proofErr w:type="gramEnd"/>
      <w:r>
        <w:t>]</w:t>
      </w:r>
    </w:p>
    <w:p w14:paraId="42AED313" w14:textId="77777777" w:rsidR="001777E4" w:rsidRDefault="001777E4" w:rsidP="001777E4">
      <w:pPr>
        <w:pStyle w:val="code"/>
      </w:pPr>
      <w:r>
        <w:lastRenderedPageBreak/>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w:t>
      </w:r>
      <w:proofErr w:type="gramStart"/>
      <w:r w:rsidR="003C044B">
        <w:t>node</w:t>
      </w:r>
      <w:proofErr w:type="gramEnd"/>
    </w:p>
    <w:p w14:paraId="440874FA" w14:textId="02B80E02" w:rsidR="003C044B" w:rsidRDefault="00364D7B" w:rsidP="003C044B">
      <w:pPr>
        <w:pStyle w:val="code"/>
      </w:pPr>
      <w:r>
        <w:t>$</w:t>
      </w:r>
      <w:r w:rsidR="003C044B">
        <w:t xml:space="preserve"> cockroach start-single-node --certs-</w:t>
      </w:r>
      <w:proofErr w:type="spellStart"/>
      <w:r w:rsidR="003C044B">
        <w:t>dir</w:t>
      </w:r>
      <w:proofErr w:type="spellEnd"/>
      <w:r w:rsidR="003C044B">
        <w:t>=certs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6933441E" w14:textId="77777777" w:rsidR="003C044B" w:rsidRDefault="003C044B" w:rsidP="003C044B">
      <w:pPr>
        <w:pStyle w:val="code"/>
      </w:pPr>
      <w:r>
        <w:t>* The server will advertise "</w:t>
      </w:r>
      <w:proofErr w:type="spellStart"/>
      <w:r>
        <w:t>mubuntu</w:t>
      </w:r>
      <w:proofErr w:type="spellEnd"/>
      <w:r>
        <w:t>"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t>* - for local-only servers:  --listen-</w:t>
      </w:r>
      <w:proofErr w:type="spellStart"/>
      <w:r>
        <w:t>addr</w:t>
      </w:r>
      <w:proofErr w:type="spellEnd"/>
      <w:r>
        <w:t>=localhost</w:t>
      </w:r>
    </w:p>
    <w:p w14:paraId="61BED95F" w14:textId="77777777" w:rsidR="003C044B" w:rsidRDefault="003C044B" w:rsidP="003C044B">
      <w:pPr>
        <w:pStyle w:val="code"/>
      </w:pPr>
      <w:r>
        <w:t>* - for multi-node clusters: --advertise-</w:t>
      </w:r>
      <w:proofErr w:type="spellStart"/>
      <w:r>
        <w:t>addr</w:t>
      </w:r>
      <w:proofErr w:type="spellEnd"/>
      <w:r>
        <w:t xml:space="preserve">=&lt;host/IP </w:t>
      </w:r>
      <w:proofErr w:type="spellStart"/>
      <w:r>
        <w:t>addr</w:t>
      </w:r>
      <w:proofErr w:type="spellEnd"/>
      <w:r>
        <w:t>&gt;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3BD338E6" w14:textId="77777777" w:rsidR="004B32BA" w:rsidRDefault="004B32BA" w:rsidP="00C37A64"/>
    <w:p w14:paraId="41F733FB" w14:textId="77777777" w:rsidR="001777E4" w:rsidRDefault="001777E4" w:rsidP="001777E4">
      <w:pPr>
        <w:pStyle w:val="code"/>
      </w:pPr>
      <w:r>
        <w:t>[</w:t>
      </w:r>
      <w:proofErr w:type="spellStart"/>
      <w:proofErr w:type="gramStart"/>
      <w:r>
        <w:t>source,bash</w:t>
      </w:r>
      <w:proofErr w:type="spellEnd"/>
      <w:proofErr w:type="gramEnd"/>
      <w:r>
        <w:t>]</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787D4888" w:rsidR="003C044B" w:rsidRDefault="00364D7B" w:rsidP="003C044B">
      <w:pPr>
        <w:pStyle w:val="code"/>
      </w:pPr>
      <w:proofErr w:type="gramStart"/>
      <w:r>
        <w:t>$</w:t>
      </w:r>
      <w:r w:rsidR="003C044B">
        <w:t xml:space="preserve">  cockroach</w:t>
      </w:r>
      <w:proofErr w:type="gramEnd"/>
      <w:r w:rsidR="003C044B">
        <w:t xml:space="preserve"> </w:t>
      </w:r>
      <w:proofErr w:type="spellStart"/>
      <w:r w:rsidR="003C044B">
        <w:t>sql</w:t>
      </w:r>
      <w:proofErr w:type="spellEnd"/>
      <w:r w:rsidR="003C044B">
        <w:t xml:space="preserve"> --certs-</w:t>
      </w:r>
      <w:proofErr w:type="spellStart"/>
      <w:r w:rsidR="003C044B">
        <w:t>dir</w:t>
      </w:r>
      <w:proofErr w:type="spellEnd"/>
      <w:r w:rsidR="003C044B">
        <w:t>=certs</w:t>
      </w:r>
      <w:del w:id="103" w:author="Ben Darnell" w:date="2021-05-04T20:02:00Z">
        <w:r w:rsidR="003C044B">
          <w:delText xml:space="preserve"> --certs-dir=certs</w:delText>
        </w:r>
      </w:del>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w:t>
      </w:r>
      <w:proofErr w:type="spellStart"/>
      <w:r>
        <w:t>defaultdb</w:t>
      </w:r>
      <w:proofErr w:type="spellEnd"/>
      <w:r>
        <w:t>&gt;</w:t>
      </w:r>
    </w:p>
    <w:p w14:paraId="24CF1F94" w14:textId="206D1319" w:rsidR="001777E4" w:rsidRDefault="001777E4" w:rsidP="003C044B">
      <w:pPr>
        <w:pStyle w:val="code"/>
      </w:pPr>
      <w:r>
        <w:t>----</w:t>
      </w:r>
    </w:p>
    <w:p w14:paraId="3E6771E4" w14:textId="77777777" w:rsidR="003E03A7" w:rsidRDefault="003E03A7" w:rsidP="003C044B">
      <w:pPr>
        <w:pStyle w:val="code"/>
        <w:rPr>
          <w:ins w:id="104" w:author="Guy Harrison" w:date="2021-05-05T12:08:00Z"/>
        </w:rPr>
      </w:pPr>
    </w:p>
    <w:p w14:paraId="2E5BED9B" w14:textId="1A678881" w:rsidR="00C77EC6" w:rsidRDefault="00C77EC6" w:rsidP="00C77EC6">
      <w:pPr>
        <w:pStyle w:val="code"/>
        <w:rPr>
          <w:ins w:id="105" w:author="Guy Harrison" w:date="2021-05-05T12:09:00Z"/>
        </w:rPr>
      </w:pPr>
      <w:proofErr w:type="gramStart"/>
      <w:ins w:id="106" w:author="Guy Harrison" w:date="2021-05-05T12:09:00Z">
        <w:r>
          <w:t>.Certificates</w:t>
        </w:r>
        <w:proofErr w:type="gramEnd"/>
        <w:r>
          <w:t xml:space="preserve"> directory</w:t>
        </w:r>
      </w:ins>
    </w:p>
    <w:p w14:paraId="17B7139A" w14:textId="77777777" w:rsidR="00C77EC6" w:rsidRDefault="00C77EC6" w:rsidP="00C77EC6">
      <w:pPr>
        <w:pStyle w:val="code"/>
        <w:rPr>
          <w:ins w:id="107" w:author="Guy Harrison" w:date="2021-05-05T12:09:00Z"/>
        </w:rPr>
      </w:pPr>
    </w:p>
    <w:p w14:paraId="6577A893" w14:textId="77777777" w:rsidR="00C77EC6" w:rsidRDefault="00C77EC6" w:rsidP="00C77EC6">
      <w:pPr>
        <w:pStyle w:val="code"/>
        <w:rPr>
          <w:ins w:id="108" w:author="Guy Harrison" w:date="2021-05-05T12:09:00Z"/>
        </w:rPr>
      </w:pPr>
      <w:ins w:id="109" w:author="Guy Harrison" w:date="2021-05-05T12:09:00Z">
        <w:r>
          <w:t>****</w:t>
        </w:r>
      </w:ins>
    </w:p>
    <w:p w14:paraId="3A8B00FF" w14:textId="77777777" w:rsidR="00C77EC6" w:rsidRDefault="00C77EC6" w:rsidP="00C77EC6">
      <w:pPr>
        <w:pStyle w:val="code"/>
        <w:rPr>
          <w:ins w:id="110" w:author="Guy Harrison" w:date="2021-05-05T12:09:00Z"/>
        </w:rPr>
      </w:pPr>
    </w:p>
    <w:p w14:paraId="1B7F734B" w14:textId="5E91CFBF" w:rsidR="00C77EC6" w:rsidRDefault="009E2CE9">
      <w:pPr>
        <w:rPr>
          <w:ins w:id="111" w:author="Guy Harrison" w:date="2021-05-05T12:09:00Z"/>
        </w:rPr>
        <w:pPrChange w:id="112" w:author="Guy Harrison" w:date="2021-05-06T07:29:00Z">
          <w:pPr>
            <w:pStyle w:val="code"/>
          </w:pPr>
        </w:pPrChange>
      </w:pPr>
      <w:ins w:id="113" w:author="Guy Harrison" w:date="2021-05-05T12:21:00Z">
        <w:r>
          <w:t>On Linux or MacOS systems, CockroachDB will look for certificates in the `~</w:t>
        </w:r>
        <w:proofErr w:type="gramStart"/>
        <w:r>
          <w:t>/.cockroach</w:t>
        </w:r>
        <w:proofErr w:type="gramEnd"/>
        <w:r>
          <w:t xml:space="preserve">-certs directory. </w:t>
        </w:r>
        <w:proofErr w:type="gramStart"/>
        <w:r>
          <w:t>So</w:t>
        </w:r>
        <w:proofErr w:type="gramEnd"/>
        <w:r>
          <w:t xml:space="preserve"> if your certificates are placed there, then you won’t need to </w:t>
        </w:r>
      </w:ins>
      <w:ins w:id="114" w:author="Guy Harrison" w:date="2021-05-05T12:22:00Z">
        <w:r w:rsidR="00F04364">
          <w:t>specify the – -certs-</w:t>
        </w:r>
        <w:proofErr w:type="spellStart"/>
        <w:r w:rsidR="00F04364">
          <w:t>dir</w:t>
        </w:r>
        <w:proofErr w:type="spellEnd"/>
        <w:r w:rsidR="00F04364">
          <w:t xml:space="preserve"> argument.  However, </w:t>
        </w:r>
        <w:r w:rsidR="0091673F">
          <w:t xml:space="preserve">if you have multiple CockroachDB servers </w:t>
        </w:r>
      </w:ins>
      <w:ins w:id="115" w:author="Guy Harrison" w:date="2021-05-05T12:23:00Z">
        <w:r w:rsidR="0091673F">
          <w:t xml:space="preserve">then you </w:t>
        </w:r>
        <w:r w:rsidR="00A04FE4">
          <w:t xml:space="preserve">may need to maintain distinct certificates for each, possibly in their own directories. </w:t>
        </w:r>
      </w:ins>
    </w:p>
    <w:p w14:paraId="0376BD0C" w14:textId="77777777" w:rsidR="00C77EC6" w:rsidRDefault="00C77EC6" w:rsidP="00C77EC6">
      <w:pPr>
        <w:pStyle w:val="code"/>
        <w:rPr>
          <w:ins w:id="116" w:author="Guy Harrison" w:date="2021-05-05T12:09:00Z"/>
        </w:rPr>
      </w:pPr>
    </w:p>
    <w:p w14:paraId="338DC823" w14:textId="7D3F1CB1" w:rsidR="00C77EC6" w:rsidRDefault="00C77EC6" w:rsidP="00C77EC6">
      <w:pPr>
        <w:pStyle w:val="code"/>
      </w:pPr>
      <w:ins w:id="117" w:author="Guy Harrison" w:date="2021-05-05T12:09:00Z">
        <w:r>
          <w:t>****</w:t>
        </w:r>
      </w:ins>
    </w:p>
    <w:p w14:paraId="6EC90C5F" w14:textId="28A93646" w:rsidR="00BE7A35" w:rsidRDefault="00185AAC" w:rsidP="00B02315">
      <w:pPr>
        <w:pStyle w:val="Heading3"/>
      </w:pPr>
      <w:r>
        <w:t>Remote connection</w:t>
      </w:r>
    </w:p>
    <w:p w14:paraId="17839383" w14:textId="7D7E2193" w:rsidR="00B25FA0" w:rsidRDefault="00BE7A35" w:rsidP="00BE7A35">
      <w:r>
        <w:t xml:space="preserve">In the previous examples, </w:t>
      </w:r>
      <w:proofErr w:type="gramStart"/>
      <w:r>
        <w:t>we</w:t>
      </w:r>
      <w:r w:rsidR="003C3355">
        <w:t>'</w:t>
      </w:r>
      <w:r>
        <w:t>ve</w:t>
      </w:r>
      <w:proofErr w:type="gramEnd"/>
      <w:r>
        <w:t xml:space="preserve"> </w:t>
      </w:r>
      <w:r w:rsidR="000145A2">
        <w:t xml:space="preserve">connected to a server running on the same host as our client.  This is </w:t>
      </w:r>
      <w:proofErr w:type="gramStart"/>
      <w:r w:rsidR="000145A2">
        <w:t>pretty unusual</w:t>
      </w:r>
      <w:proofErr w:type="gramEnd"/>
      <w:r w:rsidR="000145A2">
        <w:t xml:space="preserve"> in the real world, where we would normally be connecting to a server on an</w:t>
      </w:r>
      <w:r w:rsidR="00B25FA0">
        <w:t xml:space="preserve">other machine.  Typically, </w:t>
      </w:r>
      <w:proofErr w:type="gramStart"/>
      <w:r w:rsidR="00B25FA0">
        <w:t>we</w:t>
      </w:r>
      <w:r w:rsidR="003C3355">
        <w:t>'</w:t>
      </w:r>
      <w:r w:rsidR="00B25FA0">
        <w:t>d</w:t>
      </w:r>
      <w:proofErr w:type="gramEnd"/>
      <w:r w:rsidR="00B25FA0">
        <w:t xml:space="preserve"> specify the </w:t>
      </w:r>
      <w:r w:rsidR="004B32BA">
        <w:t>URL</w:t>
      </w:r>
      <w:r w:rsidR="00B25FA0">
        <w:t xml:space="preserve"> parameter to identify the server concerned</w:t>
      </w:r>
      <w:r w:rsidR="004C1FF4">
        <w:t xml:space="preserve">.  </w:t>
      </w:r>
      <w:r w:rsidR="00B25FA0">
        <w:t xml:space="preserve"> </w:t>
      </w:r>
      <w:r w:rsidR="004C1FF4">
        <w:t>For</w:t>
      </w:r>
      <w:r w:rsidR="00B25FA0">
        <w:t xml:space="preserve"> instance</w:t>
      </w:r>
      <w:r w:rsidR="004B32BA">
        <w:t>,</w:t>
      </w:r>
      <w:r w:rsidR="004C1FF4">
        <w:t xml:space="preserve"> to connect to a server on the +</w:t>
      </w:r>
      <w:proofErr w:type="spellStart"/>
      <w:r w:rsidR="004C1FF4">
        <w:t>mubuntu</w:t>
      </w:r>
      <w:proofErr w:type="spellEnd"/>
      <w:r w:rsidR="004C1FF4">
        <w:t>+ server on the default port</w:t>
      </w:r>
      <w:r w:rsidR="004B32BA">
        <w:t>,</w:t>
      </w:r>
      <w:r w:rsidR="000E4D10">
        <w:t xml:space="preserve"> we could issue the following command:</w:t>
      </w:r>
    </w:p>
    <w:p w14:paraId="336D0EC2" w14:textId="77777777" w:rsidR="004B32BA" w:rsidRDefault="004B32BA" w:rsidP="00BE7A35"/>
    <w:p w14:paraId="421C189B" w14:textId="77777777" w:rsidR="001777E4" w:rsidRDefault="001777E4" w:rsidP="001777E4">
      <w:pPr>
        <w:pStyle w:val="code"/>
      </w:pPr>
      <w:r>
        <w:t>[</w:t>
      </w:r>
      <w:proofErr w:type="spellStart"/>
      <w:proofErr w:type="gramStart"/>
      <w:r>
        <w:t>source,bash</w:t>
      </w:r>
      <w:proofErr w:type="spellEnd"/>
      <w:proofErr w:type="gramEnd"/>
      <w:r>
        <w:t>]</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w:t>
      </w:r>
      <w:proofErr w:type="spellStart"/>
      <w:r w:rsidRPr="00A067C8">
        <w:rPr>
          <w:rFonts w:ascii="Segoe UI Symbol" w:hAnsi="Segoe UI Symbol" w:cs="Segoe UI Symbol"/>
        </w:rPr>
        <w:t>sql</w:t>
      </w:r>
      <w:proofErr w:type="spellEnd"/>
      <w:r w:rsidRPr="00A067C8">
        <w:rPr>
          <w:rFonts w:ascii="Segoe UI Symbol" w:hAnsi="Segoe UI Symbol" w:cs="Segoe UI Symbol"/>
        </w:rPr>
        <w:t xml:space="preserve"> --certs-</w:t>
      </w:r>
      <w:proofErr w:type="spellStart"/>
      <w:r w:rsidRPr="00A067C8">
        <w:rPr>
          <w:rFonts w:ascii="Segoe UI Symbol" w:hAnsi="Segoe UI Symbol" w:cs="Segoe UI Symbol"/>
        </w:rPr>
        <w:t>dir</w:t>
      </w:r>
      <w:proofErr w:type="spellEnd"/>
      <w:r w:rsidRPr="00A067C8">
        <w:rPr>
          <w:rFonts w:ascii="Segoe UI Symbol" w:hAnsi="Segoe UI Symbol" w:cs="Segoe UI Symbol"/>
        </w:rPr>
        <w:t>=certs --</w:t>
      </w:r>
      <w:proofErr w:type="spellStart"/>
      <w:r w:rsidRPr="00A067C8">
        <w:rPr>
          <w:rFonts w:ascii="Segoe UI Symbol" w:hAnsi="Segoe UI Symbol" w:cs="Segoe UI Symbol"/>
        </w:rPr>
        <w:t>url</w:t>
      </w:r>
      <w:proofErr w:type="spellEnd"/>
      <w:r w:rsidRPr="00A067C8">
        <w:rPr>
          <w:rFonts w:ascii="Segoe UI Symbol" w:hAnsi="Segoe UI Symbol" w:cs="Segoe UI Symbol"/>
        </w:rPr>
        <w:t xml:space="preserve">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w:t>
      </w:r>
      <w:proofErr w:type="spellStart"/>
      <w:r w:rsidRPr="00A067C8">
        <w:rPr>
          <w:rFonts w:ascii="Segoe UI Symbol" w:hAnsi="Segoe UI Symbol" w:cs="Segoe UI Symbol"/>
        </w:rPr>
        <w:t>defaultdb</w:t>
      </w:r>
      <w:proofErr w:type="spellEnd"/>
      <w:r w:rsidRPr="00A067C8">
        <w:rPr>
          <w:rFonts w:ascii="Segoe UI Symbol" w:hAnsi="Segoe UI Symbol" w:cs="Segoe UI Symbol"/>
        </w:rPr>
        <w:t>&gt;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215E8D97" w:rsidR="0060015C" w:rsidRDefault="0060015C" w:rsidP="003F7616">
      <w:r>
        <w:t xml:space="preserve">In the above examples, </w:t>
      </w:r>
      <w:proofErr w:type="gramStart"/>
      <w:r>
        <w:t>we</w:t>
      </w:r>
      <w:r w:rsidR="003C3355">
        <w:t>'</w:t>
      </w:r>
      <w:r>
        <w:t>ve</w:t>
      </w:r>
      <w:proofErr w:type="gramEnd"/>
      <w:r>
        <w:t xml:space="preserve"> created </w:t>
      </w:r>
      <w:r w:rsidR="00F47B8C">
        <w:t>single</w:t>
      </w:r>
      <w:r w:rsidR="004B32BA">
        <w:t>-</w:t>
      </w:r>
      <w:r w:rsidR="00F47B8C">
        <w:t xml:space="preserve">node clusters and connected to a free </w:t>
      </w:r>
      <w:proofErr w:type="spellStart"/>
      <w:r w:rsidR="00F47B8C">
        <w:t>CockroachCloud</w:t>
      </w:r>
      <w:proofErr w:type="spellEnd"/>
      <w:r w:rsidR="00F47B8C">
        <w:t xml:space="preserve">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23" w:history="1">
        <w:r w:rsidR="005E3F74" w:rsidRPr="0092358E">
          <w:rPr>
            <w:rStyle w:val="Hyperlink"/>
          </w:rPr>
          <w:t>CockroachDB Kubernetes operator</w:t>
        </w:r>
      </w:hyperlink>
      <w:r w:rsidR="005E3F74">
        <w:t xml:space="preserve">. </w:t>
      </w:r>
    </w:p>
    <w:p w14:paraId="6B6BF426" w14:textId="77777777" w:rsidR="004B32BA" w:rsidRDefault="004B32BA" w:rsidP="003F7616"/>
    <w:p w14:paraId="1CE740BC" w14:textId="2782513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4"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388FF550" w14:textId="77777777" w:rsidR="004B32BA" w:rsidRDefault="004B32BA" w:rsidP="003F7616"/>
    <w:p w14:paraId="29C04099" w14:textId="3B9B5B7F" w:rsidR="0086357C" w:rsidRDefault="00CC686C" w:rsidP="003F7616">
      <w:proofErr w:type="gramStart"/>
      <w:r>
        <w:t>We</w:t>
      </w:r>
      <w:r w:rsidR="003C3355">
        <w:t>'</w:t>
      </w:r>
      <w:r>
        <w:t>ll</w:t>
      </w:r>
      <w:proofErr w:type="gramEnd"/>
      <w:r>
        <w:t xml:space="preserve"> come back to production deployment options for Kubernetes later in the book.  For now, we will deploy CockroachDB in a Kubernetes </w:t>
      </w:r>
      <w:hyperlink r:id="rId25" w:history="1">
        <w:proofErr w:type="spellStart"/>
        <w:r w:rsidRPr="00BB2D7D">
          <w:rPr>
            <w:rStyle w:val="Hyperlink"/>
          </w:rPr>
          <w:t>Minikube</w:t>
        </w:r>
        <w:proofErr w:type="spellEnd"/>
      </w:hyperlink>
      <w:r>
        <w:t xml:space="preserve"> cluster, which </w:t>
      </w:r>
      <w:r w:rsidR="00BB2D7D">
        <w:t xml:space="preserve">implements a local Kubernetes cluster on a desktop system. </w:t>
      </w:r>
    </w:p>
    <w:p w14:paraId="32C403DF" w14:textId="77777777" w:rsidR="003A719C" w:rsidRDefault="003A719C" w:rsidP="003F7616"/>
    <w:p w14:paraId="2851A49B" w14:textId="0C9B2A37" w:rsidR="00FD38D3" w:rsidRDefault="004D1F05" w:rsidP="003F7616">
      <w:r>
        <w:t>For this example</w:t>
      </w:r>
      <w:r w:rsidR="004B32BA">
        <w:t>,</w:t>
      </w:r>
      <w:r>
        <w:t xml:space="preserve"> we are using a </w:t>
      </w:r>
      <w:proofErr w:type="spellStart"/>
      <w:r>
        <w:t>minikube</w:t>
      </w:r>
      <w:proofErr w:type="spellEnd"/>
      <w:r>
        <w:t xml:space="preserve"> cluster running on </w:t>
      </w:r>
      <w:r w:rsidR="004B32BA">
        <w:t>m</w:t>
      </w:r>
      <w:r>
        <w:t>acOS with 6 CPUs and 12GB of memory</w:t>
      </w:r>
      <w:r w:rsidR="00A72C19">
        <w:t>.</w:t>
      </w:r>
    </w:p>
    <w:p w14:paraId="658F5FC3" w14:textId="77777777" w:rsidR="003A719C" w:rsidRDefault="003A719C" w:rsidP="003F7616"/>
    <w:p w14:paraId="20D6D1D9" w14:textId="37AF4777" w:rsidR="00A72C19" w:rsidRDefault="00A72C19" w:rsidP="003F7616">
      <w:r>
        <w:t xml:space="preserve">The first step is to deploy the </w:t>
      </w:r>
      <w:r w:rsidR="00D72BB1">
        <w:t>operator</w:t>
      </w:r>
      <w:r w:rsidR="004B32BA">
        <w:t>,</w:t>
      </w:r>
      <w:r w:rsidR="00D72BB1">
        <w:t xml:space="preserve"> and </w:t>
      </w:r>
      <w:proofErr w:type="gramStart"/>
      <w:r w:rsidR="00D72BB1">
        <w:t>it</w:t>
      </w:r>
      <w:r w:rsidR="003C3355">
        <w:t>'</w:t>
      </w:r>
      <w:r w:rsidR="00D72BB1">
        <w:t>s</w:t>
      </w:r>
      <w:proofErr w:type="gramEnd"/>
      <w:r w:rsidR="00D72BB1">
        <w:t xml:space="preserve"> manifest:</w:t>
      </w:r>
    </w:p>
    <w:p w14:paraId="5C51EC59" w14:textId="77777777" w:rsidR="003A719C" w:rsidRDefault="003A719C" w:rsidP="003F7616"/>
    <w:p w14:paraId="2A7B060A" w14:textId="5E114060" w:rsidR="00D72BB1" w:rsidRDefault="00D72BB1" w:rsidP="00064006">
      <w:pPr>
        <w:pStyle w:val="code"/>
      </w:pPr>
      <w:r>
        <w:t>[</w:t>
      </w:r>
      <w:proofErr w:type="spellStart"/>
      <w:proofErr w:type="gramStart"/>
      <w:r>
        <w:t>source,bash</w:t>
      </w:r>
      <w:proofErr w:type="spellEnd"/>
      <w:proofErr w:type="gramEnd"/>
      <w:r>
        <w:t>]</w:t>
      </w:r>
      <w:r>
        <w:br/>
        <w:t>----</w:t>
      </w:r>
    </w:p>
    <w:p w14:paraId="6DA6154F" w14:textId="712E04DE" w:rsidR="00064006" w:rsidRDefault="00064006" w:rsidP="00064006">
      <w:pPr>
        <w:pStyle w:val="code"/>
      </w:pPr>
      <w:r>
        <w:t xml:space="preserve">$ </w:t>
      </w:r>
      <w:proofErr w:type="spellStart"/>
      <w:r>
        <w:t>kubectl</w:t>
      </w:r>
      <w:proofErr w:type="spellEnd"/>
      <w:r>
        <w:t xml:space="preserve"> apply -f </w:t>
      </w:r>
      <w:proofErr w:type="gramStart"/>
      <w:r>
        <w:t>https://raw.githubusercontent.com/cockroachdb/cockroach-operator/master/config/crd/bases/crdb.cockroachlabs.com_crdbclusters.yaml</w:t>
      </w:r>
      <w:proofErr w:type="gramEnd"/>
    </w:p>
    <w:p w14:paraId="178C64A6" w14:textId="77777777" w:rsidR="00064006" w:rsidRDefault="00064006" w:rsidP="00064006">
      <w:pPr>
        <w:pStyle w:val="code"/>
      </w:pPr>
      <w:r>
        <w:t xml:space="preserve">customresourcedefinition.apiextensions.k8s.io/crdbclusters.crdb.cockroachlabs.com </w:t>
      </w:r>
      <w:proofErr w:type="gramStart"/>
      <w:r>
        <w:t>created</w:t>
      </w:r>
      <w:proofErr w:type="gramEnd"/>
    </w:p>
    <w:p w14:paraId="7FFDF75D" w14:textId="77777777" w:rsidR="00064006" w:rsidRDefault="00064006" w:rsidP="00064006">
      <w:pPr>
        <w:pStyle w:val="code"/>
      </w:pPr>
      <w:r>
        <w:t xml:space="preserve">$ </w:t>
      </w:r>
    </w:p>
    <w:p w14:paraId="4D079A6E" w14:textId="77777777" w:rsidR="00064006" w:rsidRDefault="00064006" w:rsidP="00064006">
      <w:pPr>
        <w:pStyle w:val="code"/>
      </w:pPr>
      <w:r>
        <w:t xml:space="preserve">$ </w:t>
      </w:r>
      <w:proofErr w:type="spellStart"/>
      <w:r>
        <w:t>kubectl</w:t>
      </w:r>
      <w:proofErr w:type="spellEnd"/>
      <w:r>
        <w:t xml:space="preserve"> apply -f </w:t>
      </w:r>
      <w:proofErr w:type="gramStart"/>
      <w:r>
        <w:t>https://raw.githubusercontent.com/cockroachdb/cockroach-operator/master/manifests/operator.yaml</w:t>
      </w:r>
      <w:proofErr w:type="gramEnd"/>
    </w:p>
    <w:p w14:paraId="37BC3A50" w14:textId="77777777" w:rsidR="00064006" w:rsidRDefault="00064006" w:rsidP="00064006">
      <w:pPr>
        <w:pStyle w:val="code"/>
      </w:pPr>
      <w:r>
        <w:t xml:space="preserve">clusterrole.rbac.authorization.k8s.io/cockroach-database-role </w:t>
      </w:r>
      <w:proofErr w:type="gramStart"/>
      <w:r>
        <w:t>created</w:t>
      </w:r>
      <w:proofErr w:type="gramEnd"/>
    </w:p>
    <w:p w14:paraId="4B15EC6C" w14:textId="77777777" w:rsidR="00064006" w:rsidRDefault="00064006" w:rsidP="00064006">
      <w:pPr>
        <w:pStyle w:val="code"/>
      </w:pPr>
      <w:proofErr w:type="spellStart"/>
      <w:r>
        <w:t>serviceaccount</w:t>
      </w:r>
      <w:proofErr w:type="spellEnd"/>
      <w:r>
        <w:t>/cockroach-database-</w:t>
      </w:r>
      <w:proofErr w:type="spellStart"/>
      <w:r>
        <w:t>sa</w:t>
      </w:r>
      <w:proofErr w:type="spellEnd"/>
      <w:r>
        <w:t xml:space="preserve"> created</w:t>
      </w:r>
    </w:p>
    <w:p w14:paraId="231BD183" w14:textId="77777777" w:rsidR="00064006" w:rsidRDefault="00064006" w:rsidP="00064006">
      <w:pPr>
        <w:pStyle w:val="code"/>
      </w:pPr>
      <w:r>
        <w:t xml:space="preserve">clusterrolebinding.rbac.authorization.k8s.io/cockroach-database-rolebinding </w:t>
      </w:r>
      <w:proofErr w:type="gramStart"/>
      <w:r>
        <w:t>created</w:t>
      </w:r>
      <w:proofErr w:type="gramEnd"/>
    </w:p>
    <w:p w14:paraId="7D41661A" w14:textId="77777777" w:rsidR="00064006" w:rsidRDefault="00064006" w:rsidP="00064006">
      <w:pPr>
        <w:pStyle w:val="code"/>
      </w:pPr>
      <w:r>
        <w:t xml:space="preserve">role.rbac.authorization.k8s.io/cockroach-operator-role </w:t>
      </w:r>
      <w:proofErr w:type="gramStart"/>
      <w:r>
        <w:t>created</w:t>
      </w:r>
      <w:proofErr w:type="gramEnd"/>
    </w:p>
    <w:p w14:paraId="50F6F9A4" w14:textId="77777777" w:rsidR="00064006" w:rsidRDefault="00064006" w:rsidP="00064006">
      <w:pPr>
        <w:pStyle w:val="code"/>
      </w:pPr>
      <w:r>
        <w:t xml:space="preserve">clusterrolebinding.rbac.authorization.k8s.io/cockroach-operator-rolebinding </w:t>
      </w:r>
      <w:proofErr w:type="gramStart"/>
      <w:r>
        <w:t>created</w:t>
      </w:r>
      <w:proofErr w:type="gramEnd"/>
    </w:p>
    <w:p w14:paraId="2DD3EEB5" w14:textId="77777777" w:rsidR="00064006" w:rsidRDefault="00064006" w:rsidP="00064006">
      <w:pPr>
        <w:pStyle w:val="code"/>
      </w:pPr>
      <w:r>
        <w:t xml:space="preserve">clusterrole.rbac.authorization.k8s.io/cockroach-operator-role </w:t>
      </w:r>
      <w:proofErr w:type="gramStart"/>
      <w:r>
        <w:t>created</w:t>
      </w:r>
      <w:proofErr w:type="gramEnd"/>
    </w:p>
    <w:p w14:paraId="36795F56" w14:textId="77777777" w:rsidR="00064006" w:rsidRDefault="00064006" w:rsidP="00064006">
      <w:pPr>
        <w:pStyle w:val="code"/>
      </w:pPr>
      <w:proofErr w:type="spellStart"/>
      <w:r>
        <w:t>serviceaccount</w:t>
      </w:r>
      <w:proofErr w:type="spellEnd"/>
      <w:r>
        <w:t>/cockroach-operator-</w:t>
      </w:r>
      <w:proofErr w:type="spellStart"/>
      <w:r>
        <w:t>sa</w:t>
      </w:r>
      <w:proofErr w:type="spellEnd"/>
      <w:r>
        <w:t xml:space="preserve"> created</w:t>
      </w:r>
    </w:p>
    <w:p w14:paraId="694B27F4" w14:textId="77777777" w:rsidR="00064006" w:rsidRDefault="00064006" w:rsidP="00064006">
      <w:pPr>
        <w:pStyle w:val="code"/>
      </w:pPr>
      <w:r>
        <w:t xml:space="preserve">rolebinding.rbac.authorization.k8s.io/cockroach-operator-default </w:t>
      </w:r>
      <w:proofErr w:type="gramStart"/>
      <w:r>
        <w:t>created</w:t>
      </w:r>
      <w:proofErr w:type="gramEnd"/>
    </w:p>
    <w:p w14:paraId="282F974A" w14:textId="59016922" w:rsidR="00064006" w:rsidRDefault="00064006" w:rsidP="00064006">
      <w:pPr>
        <w:pStyle w:val="code"/>
        <w:pBdr>
          <w:bottom w:val="single" w:sz="6" w:space="1" w:color="auto"/>
        </w:pBdr>
      </w:pPr>
      <w:proofErr w:type="spellStart"/>
      <w:proofErr w:type="gramStart"/>
      <w:r>
        <w:t>deployment.apps</w:t>
      </w:r>
      <w:proofErr w:type="spellEnd"/>
      <w:proofErr w:type="gramEnd"/>
      <w:r>
        <w:t xml:space="preserve">/cockroach-operator created </w:t>
      </w:r>
    </w:p>
    <w:p w14:paraId="59B13BDB" w14:textId="51D4B254" w:rsidR="00C058FD" w:rsidRDefault="00C058FD" w:rsidP="00C058FD">
      <w:pPr>
        <w:pStyle w:val="code"/>
        <w:pBdr>
          <w:bottom w:val="single" w:sz="6" w:space="1" w:color="auto"/>
        </w:pBdr>
      </w:pPr>
      <w:r>
        <w:t>----</w:t>
      </w:r>
    </w:p>
    <w:p w14:paraId="67CA2C43" w14:textId="5210E7D2" w:rsidR="00586979" w:rsidRDefault="00586979" w:rsidP="00C058FD">
      <w:pPr>
        <w:pStyle w:val="code"/>
        <w:pBdr>
          <w:bottom w:val="single" w:sz="6" w:space="1" w:color="auto"/>
        </w:pBdr>
      </w:pPr>
    </w:p>
    <w:p w14:paraId="6D9A4930" w14:textId="77777777" w:rsidR="00586979" w:rsidRDefault="00586979" w:rsidP="00C058FD">
      <w:pPr>
        <w:pStyle w:val="code"/>
        <w:pBdr>
          <w:bottom w:val="single" w:sz="6" w:space="1" w:color="auto"/>
        </w:pBdr>
      </w:pPr>
    </w:p>
    <w:p w14:paraId="10495900" w14:textId="77777777" w:rsidR="00C058FD" w:rsidRDefault="00C058FD" w:rsidP="00586979"/>
    <w:p w14:paraId="7DCB1F24" w14:textId="4AF0393E" w:rsidR="00064006" w:rsidRDefault="00064006" w:rsidP="00586979">
      <w:r>
        <w:t>Once this is done</w:t>
      </w:r>
      <w:r w:rsidR="004B32BA">
        <w:t>,</w:t>
      </w:r>
      <w:r>
        <w:t xml:space="preserve"> a +</w:t>
      </w:r>
      <w:proofErr w:type="spellStart"/>
      <w:r>
        <w:t>kubectl</w:t>
      </w:r>
      <w:proofErr w:type="spellEnd"/>
      <w:r>
        <w:t xml:space="preserve"> get pods+ command should show the CockroachDB Kubernetes operator running inside the cluster:</w:t>
      </w:r>
    </w:p>
    <w:p w14:paraId="7CD0DC95" w14:textId="77337B1A" w:rsidR="00C058FD" w:rsidRDefault="00C058FD" w:rsidP="00C058FD">
      <w:pPr>
        <w:pStyle w:val="code"/>
        <w:pBdr>
          <w:bottom w:val="single" w:sz="6" w:space="1" w:color="auto"/>
        </w:pBdr>
      </w:pPr>
    </w:p>
    <w:p w14:paraId="0D069D7E" w14:textId="77777777" w:rsidR="00586979" w:rsidRDefault="00586979" w:rsidP="00C058FD">
      <w:pPr>
        <w:pStyle w:val="code"/>
        <w:pBdr>
          <w:bottom w:val="single" w:sz="6" w:space="1" w:color="auto"/>
        </w:pBdr>
      </w:pPr>
    </w:p>
    <w:p w14:paraId="7D84AF87" w14:textId="77777777" w:rsidR="00586979" w:rsidRDefault="00586979" w:rsidP="00064006"/>
    <w:p w14:paraId="7170D5BA" w14:textId="77777777" w:rsidR="00064006" w:rsidRDefault="00064006" w:rsidP="00064006">
      <w:pPr>
        <w:pStyle w:val="code"/>
      </w:pPr>
      <w:r>
        <w:t>[</w:t>
      </w:r>
      <w:proofErr w:type="spellStart"/>
      <w:proofErr w:type="gramStart"/>
      <w:r>
        <w:t>source,bash</w:t>
      </w:r>
      <w:proofErr w:type="spellEnd"/>
      <w:proofErr w:type="gramEnd"/>
      <w:r>
        <w:t>]</w:t>
      </w:r>
      <w:r>
        <w:br/>
        <w:t>----</w:t>
      </w:r>
    </w:p>
    <w:p w14:paraId="3F9C7CE9" w14:textId="77777777" w:rsidR="00064006" w:rsidRDefault="00064006" w:rsidP="00064006"/>
    <w:p w14:paraId="593276DE" w14:textId="77777777" w:rsidR="00064006" w:rsidRDefault="00064006" w:rsidP="00064006">
      <w:pPr>
        <w:pStyle w:val="code"/>
      </w:pPr>
      <w:r>
        <w:t xml:space="preserve">$ </w:t>
      </w:r>
      <w:proofErr w:type="spellStart"/>
      <w:r>
        <w:t>kubectl</w:t>
      </w:r>
      <w:proofErr w:type="spellEnd"/>
      <w:r>
        <w:t xml:space="preserve"> get </w:t>
      </w:r>
      <w:proofErr w:type="gramStart"/>
      <w:r>
        <w:t>pods</w:t>
      </w:r>
      <w:proofErr w:type="gramEnd"/>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 xml:space="preserve">cockroach-operator-84bf588dbb-65m8k   0/1     </w:t>
      </w:r>
      <w:proofErr w:type="spellStart"/>
      <w:r>
        <w:t>ContainerCreating</w:t>
      </w:r>
      <w:proofErr w:type="spellEnd"/>
      <w:r>
        <w:t xml:space="preserve">   0          9s</w:t>
      </w:r>
    </w:p>
    <w:p w14:paraId="5118BE94" w14:textId="68ADC5CC" w:rsidR="00064006" w:rsidRDefault="00064006" w:rsidP="00064006">
      <w:pPr>
        <w:pStyle w:val="code"/>
      </w:pPr>
      <w:r>
        <w:t>---</w:t>
      </w:r>
      <w:r w:rsidR="003A719C">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w:t>
      </w:r>
      <w:proofErr w:type="gramStart"/>
      <w:r w:rsidR="00302F87">
        <w:t>operators</w:t>
      </w:r>
      <w:proofErr w:type="gramEnd"/>
      <w:r w:rsidR="00302F87">
        <w:t xml:space="preserve"> </w:t>
      </w:r>
      <w:r w:rsidR="00A07219">
        <w:t>repository.</w:t>
      </w:r>
    </w:p>
    <w:p w14:paraId="63E76EDC" w14:textId="77777777" w:rsidR="003A719C" w:rsidRDefault="003A719C" w:rsidP="00D72BB1"/>
    <w:p w14:paraId="7A08257A" w14:textId="77777777" w:rsidR="00064006" w:rsidRDefault="00064006" w:rsidP="00064006">
      <w:pPr>
        <w:pStyle w:val="code"/>
      </w:pPr>
      <w:r>
        <w:t>[</w:t>
      </w:r>
      <w:proofErr w:type="spellStart"/>
      <w:proofErr w:type="gramStart"/>
      <w:r>
        <w:t>source,bash</w:t>
      </w:r>
      <w:proofErr w:type="spellEnd"/>
      <w:proofErr w:type="gramEnd"/>
      <w:r>
        <w:t>]</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1B5428BC" w14:textId="77777777" w:rsidR="00064006" w:rsidRDefault="00064006" w:rsidP="00064006">
      <w:pPr>
        <w:pStyle w:val="code"/>
      </w:pPr>
      <w:r>
        <w:t xml:space="preserve">                                 </w:t>
      </w:r>
      <w:proofErr w:type="spellStart"/>
      <w:proofErr w:type="gramStart"/>
      <w:r>
        <w:t>Dload</w:t>
      </w:r>
      <w:proofErr w:type="spellEnd"/>
      <w:r>
        <w:t xml:space="preserve">  Upload</w:t>
      </w:r>
      <w:proofErr w:type="gramEnd"/>
      <w:r>
        <w:t xml:space="preserve">   Total   Spent    Left  Speed</w:t>
      </w:r>
    </w:p>
    <w:p w14:paraId="61BEBA25" w14:textId="2592C211" w:rsidR="00A07219" w:rsidRDefault="00064006" w:rsidP="00064006">
      <w:pPr>
        <w:pStyle w:val="code"/>
      </w:pPr>
      <w:proofErr w:type="gramStart"/>
      <w:r>
        <w:t>100  1098</w:t>
      </w:r>
      <w:proofErr w:type="gramEnd"/>
      <w:r>
        <w:t xml:space="preserve">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60C1C9BA"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w:t>
      </w:r>
      <w:del w:id="118" w:author="Guy Harrison" w:date="2021-05-05T12:24:00Z">
        <w:r w:rsidR="00EA48EE" w:rsidDel="00663421">
          <w:delText xml:space="preserve">here we change the default storage requirement from 60GB to </w:delText>
        </w:r>
        <w:r w:rsidR="001848E0" w:rsidDel="00663421">
          <w:delText>10GB and create a new configuration file:</w:delText>
        </w:r>
      </w:del>
      <w:ins w:id="119" w:author="Guy Harrison" w:date="2021-05-05T12:24:00Z">
        <w:r w:rsidR="00663421">
          <w:t xml:space="preserve">below we see that the default configuration file specifies a </w:t>
        </w:r>
        <w:r w:rsidR="00F96638">
          <w:t>60GB st</w:t>
        </w:r>
      </w:ins>
      <w:ins w:id="120" w:author="Guy Harrison" w:date="2021-05-05T12:25:00Z">
        <w:r w:rsidR="00F96638">
          <w:t>orage requirement.  We might want to change this to a lower value for a simple test system (or increase it for a bigger deployment):</w:t>
        </w:r>
      </w:ins>
    </w:p>
    <w:p w14:paraId="3D09DB79" w14:textId="77777777" w:rsidR="004B32BA" w:rsidRDefault="004B32BA" w:rsidP="00D72BB1"/>
    <w:p w14:paraId="61D3FD0D" w14:textId="1673F707" w:rsidR="00C269AD" w:rsidRDefault="00C269AD" w:rsidP="00C269AD">
      <w:pPr>
        <w:pStyle w:val="code"/>
      </w:pPr>
      <w:r>
        <w:t>[</w:t>
      </w:r>
      <w:proofErr w:type="spellStart"/>
      <w:r>
        <w:t>source,</w:t>
      </w:r>
      <w:del w:id="121" w:author="Guy Harrison" w:date="2021-05-05T12:27:00Z">
        <w:r w:rsidDel="000F1DC5">
          <w:delText>bash</w:delText>
        </w:r>
      </w:del>
      <w:ins w:id="122" w:author="Guy Harrison" w:date="2021-05-05T12:27:00Z">
        <w:r w:rsidR="000F1DC5">
          <w:t>yaml</w:t>
        </w:r>
      </w:ins>
      <w:proofErr w:type="spellEnd"/>
      <w:r>
        <w:t>]</w:t>
      </w:r>
      <w:r>
        <w:br/>
        <w:t>----</w:t>
      </w:r>
    </w:p>
    <w:p w14:paraId="2D1FDF7D" w14:textId="77777777" w:rsidR="001848E0" w:rsidRDefault="001848E0" w:rsidP="00C269AD">
      <w:pPr>
        <w:pStyle w:val="code"/>
      </w:pPr>
    </w:p>
    <w:p w14:paraId="4306F8C3"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3" w:author="Guy Harrison" w:date="2021-05-05T12:27:00Z"/>
          <w:rFonts w:ascii="Courier New" w:hAnsi="Courier New" w:cs="Courier New"/>
          <w:color w:val="000000"/>
          <w:sz w:val="20"/>
          <w:szCs w:val="20"/>
        </w:rPr>
      </w:pPr>
      <w:proofErr w:type="spellStart"/>
      <w:ins w:id="124" w:author="Guy Harrison" w:date="2021-05-05T12:27:00Z">
        <w:r w:rsidRPr="000F1DC5">
          <w:rPr>
            <w:rFonts w:ascii="Courier New" w:hAnsi="Courier New" w:cs="Courier New"/>
            <w:color w:val="000000"/>
            <w:sz w:val="20"/>
            <w:szCs w:val="20"/>
          </w:rPr>
          <w:t>apiVersion</w:t>
        </w:r>
        <w:proofErr w:type="spellEnd"/>
        <w:r w:rsidRPr="000F1DC5">
          <w:rPr>
            <w:rFonts w:ascii="Courier New" w:hAnsi="Courier New" w:cs="Courier New"/>
            <w:color w:val="000000"/>
            <w:sz w:val="20"/>
            <w:szCs w:val="20"/>
          </w:rPr>
          <w:t>: crdb.cockroachlabs.com/v1alpha1</w:t>
        </w:r>
      </w:ins>
    </w:p>
    <w:p w14:paraId="7D82358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5" w:author="Guy Harrison" w:date="2021-05-05T12:27:00Z"/>
          <w:rFonts w:ascii="Courier New" w:hAnsi="Courier New" w:cs="Courier New"/>
          <w:color w:val="000000"/>
          <w:sz w:val="20"/>
          <w:szCs w:val="20"/>
        </w:rPr>
      </w:pPr>
      <w:ins w:id="126" w:author="Guy Harrison" w:date="2021-05-05T12:27:00Z">
        <w:r w:rsidRPr="000F1DC5">
          <w:rPr>
            <w:rFonts w:ascii="Courier New" w:hAnsi="Courier New" w:cs="Courier New"/>
            <w:color w:val="000000"/>
            <w:sz w:val="20"/>
            <w:szCs w:val="20"/>
          </w:rPr>
          <w:t xml:space="preserve">kind: </w:t>
        </w:r>
        <w:proofErr w:type="spellStart"/>
        <w:r w:rsidRPr="000F1DC5">
          <w:rPr>
            <w:rFonts w:ascii="Courier New" w:hAnsi="Courier New" w:cs="Courier New"/>
            <w:color w:val="000000"/>
            <w:sz w:val="20"/>
            <w:szCs w:val="20"/>
          </w:rPr>
          <w:t>CrdbCluster</w:t>
        </w:r>
        <w:proofErr w:type="spellEnd"/>
      </w:ins>
    </w:p>
    <w:p w14:paraId="074CF422"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7" w:author="Guy Harrison" w:date="2021-05-05T12:27:00Z"/>
          <w:rFonts w:ascii="Courier New" w:hAnsi="Courier New" w:cs="Courier New"/>
          <w:color w:val="000000"/>
          <w:sz w:val="20"/>
          <w:szCs w:val="20"/>
        </w:rPr>
      </w:pPr>
      <w:ins w:id="128" w:author="Guy Harrison" w:date="2021-05-05T12:27:00Z">
        <w:r w:rsidRPr="000F1DC5">
          <w:rPr>
            <w:rFonts w:ascii="Courier New" w:hAnsi="Courier New" w:cs="Courier New"/>
            <w:color w:val="000000"/>
            <w:sz w:val="20"/>
            <w:szCs w:val="20"/>
          </w:rPr>
          <w:t>metadata:</w:t>
        </w:r>
      </w:ins>
    </w:p>
    <w:p w14:paraId="2E3E7FB7"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9" w:author="Guy Harrison" w:date="2021-05-05T12:27:00Z"/>
          <w:rFonts w:ascii="Courier New" w:hAnsi="Courier New" w:cs="Courier New"/>
          <w:color w:val="000000"/>
          <w:sz w:val="20"/>
          <w:szCs w:val="20"/>
        </w:rPr>
      </w:pPr>
      <w:ins w:id="130" w:author="Guy Harrison" w:date="2021-05-05T12:27:00Z">
        <w:r w:rsidRPr="000F1DC5">
          <w:rPr>
            <w:rFonts w:ascii="Courier New" w:hAnsi="Courier New" w:cs="Courier New"/>
            <w:color w:val="000000"/>
            <w:sz w:val="20"/>
            <w:szCs w:val="20"/>
          </w:rPr>
          <w:t xml:space="preserve">  name: </w:t>
        </w:r>
        <w:proofErr w:type="spellStart"/>
        <w:r w:rsidRPr="000F1DC5">
          <w:rPr>
            <w:rFonts w:ascii="Courier New" w:hAnsi="Courier New" w:cs="Courier New"/>
            <w:color w:val="000000"/>
            <w:sz w:val="20"/>
            <w:szCs w:val="20"/>
          </w:rPr>
          <w:t>cockroachdb</w:t>
        </w:r>
        <w:proofErr w:type="spellEnd"/>
      </w:ins>
    </w:p>
    <w:p w14:paraId="2EB64E4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1" w:author="Guy Harrison" w:date="2021-05-05T12:27:00Z"/>
          <w:rFonts w:ascii="Courier New" w:hAnsi="Courier New" w:cs="Courier New"/>
          <w:color w:val="000000"/>
          <w:sz w:val="20"/>
          <w:szCs w:val="20"/>
        </w:rPr>
      </w:pPr>
      <w:ins w:id="132" w:author="Guy Harrison" w:date="2021-05-05T12:27:00Z">
        <w:r w:rsidRPr="000F1DC5">
          <w:rPr>
            <w:rFonts w:ascii="Courier New" w:hAnsi="Courier New" w:cs="Courier New"/>
            <w:color w:val="000000"/>
            <w:sz w:val="20"/>
            <w:szCs w:val="20"/>
          </w:rPr>
          <w:t>spec:</w:t>
        </w:r>
      </w:ins>
    </w:p>
    <w:p w14:paraId="22E58F2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3" w:author="Guy Harrison" w:date="2021-05-05T12:27:00Z"/>
          <w:rFonts w:ascii="Courier New" w:hAnsi="Courier New" w:cs="Courier New"/>
          <w:color w:val="000000"/>
          <w:sz w:val="20"/>
          <w:szCs w:val="20"/>
        </w:rPr>
      </w:pPr>
      <w:ins w:id="134"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dataStore</w:t>
        </w:r>
        <w:proofErr w:type="spellEnd"/>
        <w:r w:rsidRPr="000F1DC5">
          <w:rPr>
            <w:rFonts w:ascii="Courier New" w:hAnsi="Courier New" w:cs="Courier New"/>
            <w:color w:val="000000"/>
            <w:sz w:val="20"/>
            <w:szCs w:val="20"/>
          </w:rPr>
          <w:t>:</w:t>
        </w:r>
      </w:ins>
    </w:p>
    <w:p w14:paraId="5BB175B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5" w:author="Guy Harrison" w:date="2021-05-05T12:27:00Z"/>
          <w:rFonts w:ascii="Courier New" w:hAnsi="Courier New" w:cs="Courier New"/>
          <w:color w:val="000000"/>
          <w:sz w:val="20"/>
          <w:szCs w:val="20"/>
        </w:rPr>
      </w:pPr>
      <w:ins w:id="136"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pvc</w:t>
        </w:r>
        <w:proofErr w:type="spellEnd"/>
        <w:r w:rsidRPr="000F1DC5">
          <w:rPr>
            <w:rFonts w:ascii="Courier New" w:hAnsi="Courier New" w:cs="Courier New"/>
            <w:color w:val="000000"/>
            <w:sz w:val="20"/>
            <w:szCs w:val="20"/>
          </w:rPr>
          <w:t>:</w:t>
        </w:r>
      </w:ins>
    </w:p>
    <w:p w14:paraId="41FE410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7" w:author="Guy Harrison" w:date="2021-05-05T12:27:00Z"/>
          <w:rFonts w:ascii="Courier New" w:hAnsi="Courier New" w:cs="Courier New"/>
          <w:color w:val="000000"/>
          <w:sz w:val="20"/>
          <w:szCs w:val="20"/>
        </w:rPr>
      </w:pPr>
      <w:ins w:id="138" w:author="Guy Harrison" w:date="2021-05-05T12:27:00Z">
        <w:r w:rsidRPr="000F1DC5">
          <w:rPr>
            <w:rFonts w:ascii="Courier New" w:hAnsi="Courier New" w:cs="Courier New"/>
            <w:color w:val="000000"/>
            <w:sz w:val="20"/>
            <w:szCs w:val="20"/>
          </w:rPr>
          <w:t xml:space="preserve">      spec:</w:t>
        </w:r>
      </w:ins>
    </w:p>
    <w:p w14:paraId="5210946F"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9" w:author="Guy Harrison" w:date="2021-05-05T12:27:00Z"/>
          <w:rFonts w:ascii="Courier New" w:hAnsi="Courier New" w:cs="Courier New"/>
          <w:color w:val="000000"/>
          <w:sz w:val="20"/>
          <w:szCs w:val="20"/>
        </w:rPr>
      </w:pPr>
      <w:ins w:id="140"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accessModes</w:t>
        </w:r>
        <w:proofErr w:type="spellEnd"/>
        <w:r w:rsidRPr="000F1DC5">
          <w:rPr>
            <w:rFonts w:ascii="Courier New" w:hAnsi="Courier New" w:cs="Courier New"/>
            <w:color w:val="000000"/>
            <w:sz w:val="20"/>
            <w:szCs w:val="20"/>
          </w:rPr>
          <w:t>:</w:t>
        </w:r>
      </w:ins>
    </w:p>
    <w:p w14:paraId="611B54B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1" w:author="Guy Harrison" w:date="2021-05-05T12:27:00Z"/>
          <w:rFonts w:ascii="Courier New" w:hAnsi="Courier New" w:cs="Courier New"/>
          <w:color w:val="000000"/>
          <w:sz w:val="20"/>
          <w:szCs w:val="20"/>
        </w:rPr>
      </w:pPr>
      <w:ins w:id="142" w:author="Guy Harrison" w:date="2021-05-05T12:27:00Z">
        <w:r w:rsidRPr="000F1DC5">
          <w:rPr>
            <w:rFonts w:ascii="Courier New" w:hAnsi="Courier New" w:cs="Courier New"/>
            <w:color w:val="000000"/>
            <w:sz w:val="20"/>
            <w:szCs w:val="20"/>
          </w:rPr>
          <w:t xml:space="preserve">          - </w:t>
        </w:r>
        <w:proofErr w:type="spellStart"/>
        <w:r w:rsidRPr="000F1DC5">
          <w:rPr>
            <w:rFonts w:ascii="Courier New" w:hAnsi="Courier New" w:cs="Courier New"/>
            <w:color w:val="000000"/>
            <w:sz w:val="20"/>
            <w:szCs w:val="20"/>
          </w:rPr>
          <w:t>ReadWriteOnce</w:t>
        </w:r>
        <w:proofErr w:type="spellEnd"/>
      </w:ins>
    </w:p>
    <w:p w14:paraId="708CF97E"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3" w:author="Guy Harrison" w:date="2021-05-05T12:27:00Z"/>
          <w:rFonts w:ascii="Courier New" w:hAnsi="Courier New" w:cs="Courier New"/>
          <w:color w:val="000000"/>
          <w:sz w:val="20"/>
          <w:szCs w:val="20"/>
        </w:rPr>
      </w:pPr>
      <w:ins w:id="144" w:author="Guy Harrison" w:date="2021-05-05T12:27:00Z">
        <w:r w:rsidRPr="000F1DC5">
          <w:rPr>
            <w:rFonts w:ascii="Courier New" w:hAnsi="Courier New" w:cs="Courier New"/>
            <w:color w:val="000000"/>
            <w:sz w:val="20"/>
            <w:szCs w:val="20"/>
          </w:rPr>
          <w:t xml:space="preserve">        resources:</w:t>
        </w:r>
      </w:ins>
    </w:p>
    <w:p w14:paraId="6B4C45E4"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5" w:author="Guy Harrison" w:date="2021-05-05T12:27:00Z"/>
          <w:rFonts w:ascii="Courier New" w:hAnsi="Courier New" w:cs="Courier New"/>
          <w:color w:val="000000"/>
          <w:sz w:val="20"/>
          <w:szCs w:val="20"/>
        </w:rPr>
      </w:pPr>
      <w:ins w:id="146" w:author="Guy Harrison" w:date="2021-05-05T12:27:00Z">
        <w:r w:rsidRPr="000F1DC5">
          <w:rPr>
            <w:rFonts w:ascii="Courier New" w:hAnsi="Courier New" w:cs="Courier New"/>
            <w:color w:val="000000"/>
            <w:sz w:val="20"/>
            <w:szCs w:val="20"/>
          </w:rPr>
          <w:t xml:space="preserve">          requests:</w:t>
        </w:r>
      </w:ins>
    </w:p>
    <w:p w14:paraId="6822240D"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7" w:author="Guy Harrison" w:date="2021-05-05T12:27:00Z"/>
          <w:rFonts w:ascii="Courier New" w:hAnsi="Courier New" w:cs="Courier New"/>
          <w:color w:val="000000"/>
          <w:sz w:val="20"/>
          <w:szCs w:val="20"/>
        </w:rPr>
      </w:pPr>
      <w:ins w:id="148" w:author="Guy Harrison" w:date="2021-05-05T12:27:00Z">
        <w:r w:rsidRPr="000F1DC5">
          <w:rPr>
            <w:rFonts w:ascii="Courier New" w:hAnsi="Courier New" w:cs="Courier New"/>
            <w:color w:val="000000"/>
            <w:sz w:val="20"/>
            <w:szCs w:val="20"/>
          </w:rPr>
          <w:t xml:space="preserve">            storage: "60Gi"</w:t>
        </w:r>
      </w:ins>
    </w:p>
    <w:p w14:paraId="00CDFA0B"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9" w:author="Guy Harrison" w:date="2021-05-05T12:27:00Z"/>
          <w:rFonts w:ascii="Courier New" w:hAnsi="Courier New" w:cs="Courier New"/>
          <w:color w:val="000000"/>
          <w:sz w:val="20"/>
          <w:szCs w:val="20"/>
        </w:rPr>
      </w:pPr>
      <w:ins w:id="150"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volumeMode</w:t>
        </w:r>
        <w:proofErr w:type="spellEnd"/>
        <w:r w:rsidRPr="000F1DC5">
          <w:rPr>
            <w:rFonts w:ascii="Courier New" w:hAnsi="Courier New" w:cs="Courier New"/>
            <w:color w:val="000000"/>
            <w:sz w:val="20"/>
            <w:szCs w:val="20"/>
          </w:rPr>
          <w:t>: Filesystem</w:t>
        </w:r>
      </w:ins>
    </w:p>
    <w:p w14:paraId="00A9668D" w14:textId="441A60F9" w:rsidR="001848E0" w:rsidDel="000F1DC5" w:rsidRDefault="001848E0" w:rsidP="00C269AD">
      <w:pPr>
        <w:pStyle w:val="code"/>
        <w:rPr>
          <w:del w:id="151" w:author="Guy Harrison" w:date="2021-05-05T12:27:00Z"/>
        </w:rPr>
      </w:pPr>
      <w:del w:id="152" w:author="Guy Harrison" w:date="2021-05-05T12:27:00Z">
        <w:r w:rsidRPr="001848E0" w:rsidDel="000F1DC5">
          <w:delText>$ cat example.yaml|sed 's/</w:delText>
        </w:r>
        <w:commentRangeStart w:id="153"/>
        <w:r w:rsidRPr="001848E0" w:rsidDel="000F1DC5">
          <w:delText>60Gi</w:delText>
        </w:r>
        <w:commentRangeEnd w:id="153"/>
        <w:r w:rsidDel="000F1DC5">
          <w:rPr>
            <w:rStyle w:val="CommentReference"/>
          </w:rPr>
          <w:commentReference w:id="153"/>
        </w:r>
        <w:r w:rsidRPr="001848E0" w:rsidDel="000F1DC5">
          <w:delText>/10Gi/' &gt;myconfig.yaml</w:delText>
        </w:r>
      </w:del>
    </w:p>
    <w:p w14:paraId="3A3556BF" w14:textId="23FCBCEC" w:rsidR="00C269AD" w:rsidRDefault="00C269AD" w:rsidP="00C269AD">
      <w:pPr>
        <w:pStyle w:val="code"/>
      </w:pPr>
      <w:r>
        <w:t>----</w:t>
      </w:r>
    </w:p>
    <w:p w14:paraId="31E87689" w14:textId="3E184694" w:rsidR="00C269AD" w:rsidRDefault="00C269AD" w:rsidP="00D72BB1"/>
    <w:p w14:paraId="44586951" w14:textId="59D831F8" w:rsidR="00C269AD" w:rsidRDefault="00076BCA" w:rsidP="00D72BB1">
      <w:r>
        <w:t>You could edit other elements of the configuration file</w:t>
      </w:r>
      <w:r w:rsidR="004B32BA">
        <w:t>,</w:t>
      </w:r>
      <w:r>
        <w:t xml:space="preserve"> suc</w:t>
      </w:r>
      <w:r w:rsidR="00442434">
        <w:t xml:space="preserve">h as the number of nodes to be created or the version of CockroachDB to be used. </w:t>
      </w:r>
    </w:p>
    <w:p w14:paraId="263D2FBE" w14:textId="77777777" w:rsidR="004B32BA" w:rsidRDefault="004B32BA" w:rsidP="00D72BB1"/>
    <w:p w14:paraId="443A6291" w14:textId="6E580345" w:rsidR="00442434" w:rsidRDefault="00442434" w:rsidP="00D72BB1">
      <w:r>
        <w:lastRenderedPageBreak/>
        <w:t>We now apply the configuration file to the operator</w:t>
      </w:r>
      <w:r w:rsidR="00F177C9">
        <w:t>, which will perform the necessary tasks to create the cluster:</w:t>
      </w:r>
    </w:p>
    <w:p w14:paraId="22C12412" w14:textId="77777777" w:rsidR="004B32BA" w:rsidRDefault="004B32BA" w:rsidP="00D72BB1"/>
    <w:p w14:paraId="51F7BB9D" w14:textId="77777777" w:rsidR="00A575AE" w:rsidRDefault="00A575AE" w:rsidP="00A575AE">
      <w:pPr>
        <w:pStyle w:val="code"/>
      </w:pPr>
      <w:r>
        <w:t>[</w:t>
      </w:r>
      <w:proofErr w:type="spellStart"/>
      <w:proofErr w:type="gramStart"/>
      <w:r>
        <w:t>source,bash</w:t>
      </w:r>
      <w:proofErr w:type="spellEnd"/>
      <w:proofErr w:type="gramEnd"/>
      <w:r>
        <w:t>]</w:t>
      </w:r>
      <w:r>
        <w:br/>
        <w:t>----</w:t>
      </w:r>
    </w:p>
    <w:p w14:paraId="492600C1" w14:textId="77777777" w:rsidR="00A575AE" w:rsidRDefault="00A575AE" w:rsidP="00A575AE">
      <w:pPr>
        <w:pStyle w:val="code"/>
      </w:pPr>
    </w:p>
    <w:p w14:paraId="721C0D68" w14:textId="5EDA93C0" w:rsidR="00A575AE" w:rsidRDefault="00A575AE" w:rsidP="00A575AE">
      <w:pPr>
        <w:pStyle w:val="code"/>
      </w:pPr>
      <w:r>
        <w:t xml:space="preserve">$ </w:t>
      </w:r>
      <w:proofErr w:type="spellStart"/>
      <w:r>
        <w:t>kubectl</w:t>
      </w:r>
      <w:proofErr w:type="spellEnd"/>
      <w:r>
        <w:t xml:space="preserve"> apply -f </w:t>
      </w:r>
      <w:proofErr w:type="spellStart"/>
      <w:proofErr w:type="gramStart"/>
      <w:ins w:id="154" w:author="Guy Harrison" w:date="2021-05-05T12:25:00Z">
        <w:r w:rsidR="003665B8">
          <w:t>example.yaml</w:t>
        </w:r>
      </w:ins>
      <w:proofErr w:type="spellEnd"/>
      <w:proofErr w:type="gramEnd"/>
      <w:del w:id="155" w:author="Guy Harrison" w:date="2021-05-05T12:25:00Z">
        <w:r w:rsidDel="003665B8">
          <w:delText>myconfig.yaml</w:delText>
        </w:r>
      </w:del>
    </w:p>
    <w:p w14:paraId="4182722A" w14:textId="27E54529" w:rsidR="00F177C9" w:rsidRDefault="00A575AE" w:rsidP="00A575AE">
      <w:pPr>
        <w:pStyle w:val="code"/>
      </w:pPr>
      <w:r>
        <w:t>crdbcluster.crdb.cockroachlabs.com/</w:t>
      </w:r>
      <w:proofErr w:type="spellStart"/>
      <w:r>
        <w:t>cockroachdb</w:t>
      </w:r>
      <w:proofErr w:type="spellEnd"/>
      <w:r>
        <w:t xml:space="preserve"> </w:t>
      </w:r>
      <w:proofErr w:type="gramStart"/>
      <w:r>
        <w:t>created</w:t>
      </w:r>
      <w:proofErr w:type="gramEnd"/>
    </w:p>
    <w:p w14:paraId="219B088B" w14:textId="6C7007C2" w:rsidR="00A575AE" w:rsidRDefault="00A575AE" w:rsidP="00A575AE">
      <w:pPr>
        <w:pStyle w:val="code"/>
      </w:pPr>
      <w:r>
        <w:t>----</w:t>
      </w:r>
    </w:p>
    <w:p w14:paraId="23343880" w14:textId="20E67F09" w:rsidR="001848E0" w:rsidRDefault="001848E0" w:rsidP="00D72BB1"/>
    <w:p w14:paraId="45A442ED" w14:textId="44635B61" w:rsidR="00A575AE" w:rsidRDefault="00A575AE" w:rsidP="00D72BB1">
      <w:r>
        <w:t>The cluster creation process can take some time</w:t>
      </w:r>
      <w:r w:rsidR="00A36CF9">
        <w:t xml:space="preserve">. </w:t>
      </w:r>
      <w:proofErr w:type="gramStart"/>
      <w:r w:rsidR="003C3355">
        <w:t>We'</w:t>
      </w:r>
      <w:r w:rsidR="00A36CF9">
        <w:t>ll</w:t>
      </w:r>
      <w:proofErr w:type="gramEnd"/>
      <w:r w:rsidR="00A36CF9">
        <w:t xml:space="preserve"> know it</w:t>
      </w:r>
      <w:r w:rsidR="003C3355">
        <w:t>'</w:t>
      </w:r>
      <w:r w:rsidR="00A36CF9">
        <w:t>s complete when a +</w:t>
      </w:r>
      <w:proofErr w:type="spellStart"/>
      <w:r w:rsidR="00A36CF9">
        <w:t>kubectl</w:t>
      </w:r>
      <w:proofErr w:type="spellEnd"/>
      <w:r w:rsidR="00A36CF9">
        <w:t xml:space="preserve"> get pods+ command shows all nodes in Running state:</w:t>
      </w:r>
    </w:p>
    <w:p w14:paraId="7872810F" w14:textId="77777777" w:rsidR="004B32BA" w:rsidRDefault="004B32BA" w:rsidP="00D72BB1"/>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xml:space="preserve">$ </w:t>
      </w:r>
      <w:proofErr w:type="spellStart"/>
      <w:r>
        <w:t>kubectl</w:t>
      </w:r>
      <w:proofErr w:type="spellEnd"/>
      <w:r>
        <w:t xml:space="preserve"> get </w:t>
      </w:r>
      <w:proofErr w:type="gramStart"/>
      <w:r>
        <w:t>pods</w:t>
      </w:r>
      <w:proofErr w:type="gramEnd"/>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 xml:space="preserve">cockroach-operator-84bf588dbb-65m8k   1/1     Running   0          </w:t>
      </w:r>
      <w:proofErr w:type="gramStart"/>
      <w:r>
        <w:t>6m59s</w:t>
      </w:r>
      <w:proofErr w:type="gramEnd"/>
    </w:p>
    <w:p w14:paraId="77D6CFF0" w14:textId="77777777" w:rsidR="00955FA1" w:rsidRDefault="00955FA1" w:rsidP="00013588">
      <w:pPr>
        <w:pStyle w:val="code"/>
      </w:pPr>
      <w:r>
        <w:t xml:space="preserve">cockroachdb-0                         1/1     Running   0          </w:t>
      </w:r>
      <w:proofErr w:type="gramStart"/>
      <w:r>
        <w:t>87s</w:t>
      </w:r>
      <w:proofErr w:type="gramEnd"/>
    </w:p>
    <w:p w14:paraId="06F42A18" w14:textId="77777777" w:rsidR="00955FA1" w:rsidRDefault="00955FA1" w:rsidP="00013588">
      <w:pPr>
        <w:pStyle w:val="code"/>
      </w:pPr>
      <w:r>
        <w:t xml:space="preserve">cockroachdb-1                         1/1     Running   0          </w:t>
      </w:r>
      <w:proofErr w:type="gramStart"/>
      <w:r>
        <w:t>71s</w:t>
      </w:r>
      <w:proofErr w:type="gramEnd"/>
    </w:p>
    <w:p w14:paraId="705962A3" w14:textId="7D273608" w:rsidR="00A36CF9" w:rsidRDefault="00955FA1" w:rsidP="00013588">
      <w:pPr>
        <w:pStyle w:val="code"/>
      </w:pPr>
      <w:r>
        <w:t xml:space="preserve">cockroachdb-2                         1/1     Running   0          </w:t>
      </w:r>
      <w:proofErr w:type="gramStart"/>
      <w:r>
        <w:t>57s</w:t>
      </w:r>
      <w:proofErr w:type="gramEnd"/>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1103BF3E" w:rsidP="00955FA1">
      <w:r>
        <w:t xml:space="preserve">We can connect to the cluster by invoking the +cockroach </w:t>
      </w:r>
      <w:proofErr w:type="spellStart"/>
      <w:r>
        <w:t>sql</w:t>
      </w:r>
      <w:proofErr w:type="spellEnd"/>
      <w:r>
        <w:t xml:space="preserve"> + command </w:t>
      </w:r>
      <w:commentRangeStart w:id="156"/>
      <w:commentRangeStart w:id="157"/>
      <w:commentRangeStart w:id="158"/>
      <w:r>
        <w:t>from within any of the CockroachDB nodes</w:t>
      </w:r>
      <w:commentRangeEnd w:id="156"/>
      <w:r w:rsidR="002307E5">
        <w:rPr>
          <w:rStyle w:val="CommentReference"/>
        </w:rPr>
        <w:commentReference w:id="156"/>
      </w:r>
      <w:commentRangeEnd w:id="157"/>
      <w:r w:rsidR="002307E5">
        <w:rPr>
          <w:rStyle w:val="CommentReference"/>
        </w:rPr>
        <w:commentReference w:id="157"/>
      </w:r>
      <w:commentRangeEnd w:id="158"/>
      <w:r w:rsidR="002307E5">
        <w:rPr>
          <w:rStyle w:val="CommentReference"/>
        </w:rPr>
        <w:commentReference w:id="158"/>
      </w:r>
      <w:r>
        <w:t>.  For instance, here we connect to +cockroachdb-2+ and connect to the cluster:</w:t>
      </w:r>
    </w:p>
    <w:p w14:paraId="0B53B9D5" w14:textId="77777777" w:rsidR="004B32BA" w:rsidRDefault="004B32BA" w:rsidP="00955FA1"/>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xml:space="preserve">$ </w:t>
      </w:r>
      <w:proofErr w:type="spellStart"/>
      <w:r>
        <w:t>kubectl</w:t>
      </w:r>
      <w:proofErr w:type="spellEnd"/>
      <w:r>
        <w:t xml:space="preserve"> exec -it cockroachdb-2 </w:t>
      </w:r>
      <w:proofErr w:type="gramStart"/>
      <w:r>
        <w:t>-- .</w:t>
      </w:r>
      <w:proofErr w:type="gramEnd"/>
      <w:r>
        <w:t xml:space="preserve">/cockroach </w:t>
      </w:r>
      <w:proofErr w:type="spellStart"/>
      <w:r>
        <w:t>sql</w:t>
      </w:r>
      <w:proofErr w:type="spellEnd"/>
      <w:r>
        <w:t xml:space="preserve"> --certs-</w:t>
      </w:r>
      <w:proofErr w:type="spellStart"/>
      <w:r>
        <w:t>dir</w:t>
      </w:r>
      <w:proofErr w:type="spellEnd"/>
      <w:r>
        <w:t xml:space="preserve">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w:t>
      </w:r>
      <w:proofErr w:type="spellStart"/>
      <w:r>
        <w:t>defaultdb</w:t>
      </w:r>
      <w:proofErr w:type="spellEnd"/>
      <w:r>
        <w:t xml:space="preserve">&gt; show </w:t>
      </w:r>
      <w:proofErr w:type="gramStart"/>
      <w:r>
        <w:t>databases;</w:t>
      </w:r>
      <w:proofErr w:type="gramEnd"/>
    </w:p>
    <w:p w14:paraId="23C9D475" w14:textId="77777777" w:rsidR="00D76C2E" w:rsidRDefault="00D76C2E" w:rsidP="00C30C95">
      <w:pPr>
        <w:pStyle w:val="code"/>
      </w:pPr>
      <w:r>
        <w:t xml:space="preserve">  </w:t>
      </w:r>
      <w:proofErr w:type="spellStart"/>
      <w:r>
        <w:t>database_name</w:t>
      </w:r>
      <w:proofErr w:type="spellEnd"/>
      <w:r>
        <w:t xml:space="preserv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w:t>
      </w:r>
      <w:proofErr w:type="spellStart"/>
      <w:r>
        <w:t>defaultdb</w:t>
      </w:r>
      <w:proofErr w:type="spellEnd"/>
      <w:r>
        <w:t xml:space="preserve">     | root</w:t>
      </w:r>
    </w:p>
    <w:p w14:paraId="22F080AC" w14:textId="77777777" w:rsidR="00D76C2E" w:rsidRDefault="00D76C2E" w:rsidP="00C30C95">
      <w:pPr>
        <w:pStyle w:val="code"/>
      </w:pPr>
      <w:r>
        <w:t xml:space="preserve">  </w:t>
      </w:r>
      <w:proofErr w:type="spellStart"/>
      <w:r>
        <w:t>postgres</w:t>
      </w:r>
      <w:proofErr w:type="spellEnd"/>
      <w:r>
        <w:t xml:space="preserve">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5C29914B" w:rsidR="00013588" w:rsidRDefault="00D76C2E" w:rsidP="00C30C95">
      <w:pPr>
        <w:pStyle w:val="code"/>
        <w:rPr>
          <w:ins w:id="159" w:author="Guy Harrison" w:date="2021-05-05T13:49:00Z"/>
        </w:rPr>
      </w:pPr>
      <w:r>
        <w:t>----</w:t>
      </w:r>
    </w:p>
    <w:p w14:paraId="5E8D5889" w14:textId="77777777" w:rsidR="00173064" w:rsidRDefault="00173064" w:rsidP="00C30C95">
      <w:pPr>
        <w:pStyle w:val="code"/>
        <w:rPr>
          <w:ins w:id="160" w:author="Guy Harrison" w:date="2021-05-05T15:28:00Z"/>
        </w:rPr>
      </w:pPr>
    </w:p>
    <w:p w14:paraId="1B16D149" w14:textId="78FBAC6D" w:rsidR="0072090E" w:rsidRDefault="526BB698" w:rsidP="0072090E">
      <w:pPr>
        <w:rPr>
          <w:ins w:id="161" w:author="Guy Harrison" w:date="2021-05-05T15:29:00Z"/>
        </w:rPr>
      </w:pPr>
      <w:ins w:id="162" w:author="Guy Harrison" w:date="2021-05-05T15:28:00Z">
        <w:r>
          <w:t xml:space="preserve">Connecting to the cluster using the method above requires </w:t>
        </w:r>
        <w:proofErr w:type="gramStart"/>
        <w:r>
          <w:t>a very high</w:t>
        </w:r>
        <w:proofErr w:type="gramEnd"/>
        <w:r>
          <w:t xml:space="preserve"> level of ac</w:t>
        </w:r>
      </w:ins>
      <w:ins w:id="163" w:author="Guy Harrison" w:date="2021-05-05T15:29:00Z">
        <w:r>
          <w:t xml:space="preserve">cess to the cluster.  </w:t>
        </w:r>
      </w:ins>
      <w:ins w:id="164" w:author="Guy Harrison" w:date="2021-05-05T13:49:00Z">
        <w:r>
          <w:t xml:space="preserve">In a production environment, we would </w:t>
        </w:r>
      </w:ins>
      <w:ins w:id="165" w:author="Guy Harrison" w:date="2021-05-05T15:32:00Z">
        <w:del w:id="166" w:author="Angela Rufino" w:date="2021-05-07T20:15:00Z">
          <w:r w:rsidR="00A208B1" w:rsidDel="526BB698">
            <w:delText>probably</w:delText>
          </w:r>
        </w:del>
      </w:ins>
      <w:ins w:id="167" w:author="Guy Harrison" w:date="2021-05-05T13:49:00Z">
        <w:r>
          <w:t xml:space="preserve"> setup a load balancer in to </w:t>
        </w:r>
      </w:ins>
      <w:ins w:id="168" w:author="Guy Harrison" w:date="2021-05-05T15:32:00Z">
        <w:r>
          <w:t xml:space="preserve">securely </w:t>
        </w:r>
      </w:ins>
      <w:ins w:id="169" w:author="Guy Harrison" w:date="2021-05-05T13:49:00Z">
        <w:r>
          <w:t xml:space="preserve">handle incoming requests to the cluster.  We’ll look at these sorts of configurations in </w:t>
        </w:r>
        <w:commentRangeStart w:id="170"/>
        <w:proofErr w:type="gramStart"/>
        <w:r>
          <w:t>chapter ?</w:t>
        </w:r>
        <w:proofErr w:type="gramEnd"/>
        <w:r>
          <w:t xml:space="preserve">?. </w:t>
        </w:r>
      </w:ins>
      <w:ins w:id="171" w:author="Guy Harrison" w:date="2021-05-05T15:28:00Z">
        <w:r>
          <w:t xml:space="preserve"> </w:t>
        </w:r>
      </w:ins>
      <w:commentRangeEnd w:id="170"/>
      <w:r w:rsidR="00A208B1">
        <w:rPr>
          <w:rStyle w:val="CommentReference"/>
        </w:rPr>
        <w:commentReference w:id="170"/>
      </w:r>
    </w:p>
    <w:p w14:paraId="00439FE3" w14:textId="77777777" w:rsidR="0072090E" w:rsidRDefault="0072090E" w:rsidP="0072090E">
      <w:pPr>
        <w:rPr>
          <w:ins w:id="172" w:author="Guy Harrison" w:date="2021-05-05T15:29:00Z"/>
        </w:rPr>
      </w:pPr>
    </w:p>
    <w:p w14:paraId="68F57C79" w14:textId="1F7DD142" w:rsidR="005E1BD8" w:rsidRDefault="00600C08" w:rsidP="0072090E">
      <w:pPr>
        <w:rPr>
          <w:ins w:id="173" w:author="Guy Harrison" w:date="2021-05-05T15:29:00Z"/>
        </w:rPr>
      </w:pPr>
      <w:ins w:id="174" w:author="Guy Harrison" w:date="2021-05-05T15:32:00Z">
        <w:r>
          <w:t>Meanwhile, to</w:t>
        </w:r>
      </w:ins>
      <w:ins w:id="175" w:author="Guy Harrison" w:date="2021-05-05T15:28:00Z">
        <w:r w:rsidR="00A208B1">
          <w:t xml:space="preserve"> connect to the simple cluster we just created from outside the cluster</w:t>
        </w:r>
      </w:ins>
      <w:ins w:id="176" w:author="Guy Harrison" w:date="2021-05-05T15:29:00Z">
        <w:r w:rsidR="0072090E">
          <w:t xml:space="preserve">, we need to first retrieve the </w:t>
        </w:r>
        <w:r w:rsidR="005E1BD8">
          <w:t>client certificates that the operator created when the cluster was established:</w:t>
        </w:r>
      </w:ins>
    </w:p>
    <w:p w14:paraId="3C685BB3" w14:textId="77777777" w:rsidR="005E1BD8" w:rsidRDefault="005E1BD8" w:rsidP="0072090E">
      <w:pPr>
        <w:rPr>
          <w:ins w:id="177" w:author="Guy Harrison" w:date="2021-05-05T15:30:00Z"/>
        </w:rPr>
      </w:pPr>
    </w:p>
    <w:p w14:paraId="1848C5E0" w14:textId="77777777" w:rsidR="005E1BD8" w:rsidRDefault="005E1BD8" w:rsidP="00B37258">
      <w:pPr>
        <w:pStyle w:val="code"/>
        <w:rPr>
          <w:ins w:id="178" w:author="Guy Harrison" w:date="2021-05-05T15:30:00Z"/>
        </w:rPr>
      </w:pPr>
      <w:ins w:id="179" w:author="Guy Harrison" w:date="2021-05-05T15:30:00Z">
        <w:r>
          <w:lastRenderedPageBreak/>
          <w:t>[source, bash]</w:t>
        </w:r>
      </w:ins>
    </w:p>
    <w:p w14:paraId="3ADBEF2D" w14:textId="77777777" w:rsidR="005E1BD8" w:rsidRDefault="005E1BD8" w:rsidP="00B37258">
      <w:pPr>
        <w:pStyle w:val="code"/>
        <w:rPr>
          <w:ins w:id="180" w:author="Guy Harrison" w:date="2021-05-05T15:30:00Z"/>
        </w:rPr>
      </w:pPr>
      <w:ins w:id="181" w:author="Guy Harrison" w:date="2021-05-05T15:30:00Z">
        <w:r>
          <w:t>----</w:t>
        </w:r>
      </w:ins>
    </w:p>
    <w:p w14:paraId="17FD4464" w14:textId="77777777" w:rsidR="005E1BD8" w:rsidRDefault="005E1BD8">
      <w:pPr>
        <w:pStyle w:val="code"/>
        <w:rPr>
          <w:ins w:id="182" w:author="Guy Harrison" w:date="2021-05-05T15:29:00Z"/>
        </w:rPr>
        <w:pPrChange w:id="183" w:author="Guy Harrison" w:date="2021-05-05T15:32:00Z">
          <w:pPr/>
        </w:pPrChange>
      </w:pPr>
    </w:p>
    <w:p w14:paraId="5DBE303B" w14:textId="77777777" w:rsidR="005E1BD8" w:rsidRDefault="005E1BD8">
      <w:pPr>
        <w:pStyle w:val="code"/>
        <w:rPr>
          <w:ins w:id="184" w:author="Guy Harrison" w:date="2021-05-05T15:30:00Z"/>
        </w:rPr>
        <w:pPrChange w:id="185" w:author="Guy Harrison" w:date="2021-05-05T15:32:00Z">
          <w:pPr/>
        </w:pPrChange>
      </w:pPr>
      <w:proofErr w:type="spellStart"/>
      <w:ins w:id="186" w:author="Guy Harrison" w:date="2021-05-05T15:30:00Z">
        <w:r>
          <w:t>mkdir</w:t>
        </w:r>
        <w:proofErr w:type="spellEnd"/>
        <w:r>
          <w:t xml:space="preserve"> certs</w:t>
        </w:r>
      </w:ins>
    </w:p>
    <w:p w14:paraId="644D1DC0" w14:textId="77777777" w:rsidR="005E1BD8" w:rsidRDefault="005E1BD8">
      <w:pPr>
        <w:pStyle w:val="code"/>
        <w:rPr>
          <w:ins w:id="187" w:author="Guy Harrison" w:date="2021-05-05T15:30:00Z"/>
        </w:rPr>
        <w:pPrChange w:id="188" w:author="Guy Harrison" w:date="2021-05-05T15:32:00Z">
          <w:pPr/>
        </w:pPrChange>
      </w:pPr>
      <w:proofErr w:type="spellStart"/>
      <w:ins w:id="189" w:author="Guy Harrison" w:date="2021-05-05T15:30:00Z">
        <w:r>
          <w:t>kubectl</w:t>
        </w:r>
        <w:proofErr w:type="spellEnd"/>
        <w:r>
          <w:t xml:space="preserve"> exec cockroachdb-0 -it -- cat cockroach-certs/ca.crt &gt;certs/ca.crt</w:t>
        </w:r>
      </w:ins>
    </w:p>
    <w:p w14:paraId="7D7B322D" w14:textId="77777777" w:rsidR="005E1BD8" w:rsidRDefault="005E1BD8">
      <w:pPr>
        <w:pStyle w:val="code"/>
        <w:rPr>
          <w:ins w:id="190" w:author="Guy Harrison" w:date="2021-05-05T15:30:00Z"/>
        </w:rPr>
        <w:pPrChange w:id="191" w:author="Guy Harrison" w:date="2021-05-05T15:32:00Z">
          <w:pPr/>
        </w:pPrChange>
      </w:pPr>
      <w:proofErr w:type="spellStart"/>
      <w:ins w:id="192" w:author="Guy Harrison" w:date="2021-05-05T15:30:00Z">
        <w:r>
          <w:t>kubectl</w:t>
        </w:r>
        <w:proofErr w:type="spellEnd"/>
        <w:r>
          <w:t xml:space="preserve"> exec cockroachdb-0 -it -- cat cockroach-certs/</w:t>
        </w:r>
        <w:proofErr w:type="spellStart"/>
        <w:r>
          <w:t>client.root.key</w:t>
        </w:r>
        <w:proofErr w:type="spellEnd"/>
        <w:r>
          <w:t xml:space="preserve"> &gt;certs/</w:t>
        </w:r>
        <w:proofErr w:type="spellStart"/>
        <w:r>
          <w:t>client.root.key</w:t>
        </w:r>
        <w:proofErr w:type="spellEnd"/>
      </w:ins>
    </w:p>
    <w:p w14:paraId="7A40E9F8" w14:textId="77777777" w:rsidR="005E1BD8" w:rsidRDefault="005E1BD8">
      <w:pPr>
        <w:pStyle w:val="code"/>
        <w:rPr>
          <w:ins w:id="193" w:author="Guy Harrison" w:date="2021-05-05T15:30:00Z"/>
        </w:rPr>
        <w:pPrChange w:id="194" w:author="Guy Harrison" w:date="2021-05-05T15:32:00Z">
          <w:pPr/>
        </w:pPrChange>
      </w:pPr>
      <w:proofErr w:type="spellStart"/>
      <w:ins w:id="195" w:author="Guy Harrison" w:date="2021-05-05T15:30:00Z">
        <w:r>
          <w:t>kubectl</w:t>
        </w:r>
        <w:proofErr w:type="spellEnd"/>
        <w:r>
          <w:t xml:space="preserve"> exec cockroachdb-0 -it -- cat cockroach-certs/client.root.crt &gt;certs/client.root.crt</w:t>
        </w:r>
      </w:ins>
    </w:p>
    <w:p w14:paraId="6975AE6D" w14:textId="275CD897" w:rsidR="00173064" w:rsidRDefault="005E1BD8">
      <w:pPr>
        <w:pStyle w:val="code"/>
        <w:rPr>
          <w:ins w:id="196" w:author="Guy Harrison" w:date="2021-05-05T15:30:00Z"/>
        </w:rPr>
        <w:pPrChange w:id="197" w:author="Guy Harrison" w:date="2021-05-05T15:32:00Z">
          <w:pPr/>
        </w:pPrChange>
      </w:pPr>
      <w:proofErr w:type="spellStart"/>
      <w:ins w:id="198" w:author="Guy Harrison" w:date="2021-05-05T15:30:00Z">
        <w:r>
          <w:t>chmod</w:t>
        </w:r>
        <w:proofErr w:type="spellEnd"/>
        <w:r>
          <w:t xml:space="preserve"> 600 certs/*</w:t>
        </w:r>
      </w:ins>
      <w:ins w:id="199" w:author="Guy Harrison" w:date="2021-05-05T13:49:00Z">
        <w:r w:rsidR="00173064">
          <w:t xml:space="preserve"> </w:t>
        </w:r>
      </w:ins>
      <w:ins w:id="200" w:author="Guy Harrison" w:date="2021-05-05T15:27:00Z">
        <w:r w:rsidR="00F366B6">
          <w:t xml:space="preserve"> </w:t>
        </w:r>
      </w:ins>
      <w:ins w:id="201" w:author="Guy Harrison" w:date="2021-05-05T15:28:00Z">
        <w:r w:rsidR="00A208B1">
          <w:t xml:space="preserve"> </w:t>
        </w:r>
      </w:ins>
    </w:p>
    <w:p w14:paraId="0049CBA2" w14:textId="77777777" w:rsidR="008F5E96" w:rsidRDefault="008F5E96">
      <w:pPr>
        <w:pStyle w:val="code"/>
        <w:rPr>
          <w:ins w:id="202" w:author="Guy Harrison" w:date="2021-05-05T15:30:00Z"/>
        </w:rPr>
        <w:pPrChange w:id="203" w:author="Guy Harrison" w:date="2021-05-05T15:32:00Z">
          <w:pPr/>
        </w:pPrChange>
      </w:pPr>
    </w:p>
    <w:p w14:paraId="2D976D1E" w14:textId="08492097" w:rsidR="008F5E96" w:rsidRDefault="008F5E96">
      <w:pPr>
        <w:pStyle w:val="code"/>
        <w:rPr>
          <w:ins w:id="204" w:author="Guy Harrison" w:date="2021-05-05T15:30:00Z"/>
        </w:rPr>
        <w:pPrChange w:id="205" w:author="Guy Harrison" w:date="2021-05-05T15:32:00Z">
          <w:pPr/>
        </w:pPrChange>
      </w:pPr>
      <w:ins w:id="206" w:author="Guy Harrison" w:date="2021-05-05T15:30:00Z">
        <w:r>
          <w:t>----</w:t>
        </w:r>
      </w:ins>
    </w:p>
    <w:p w14:paraId="7A5792ED" w14:textId="77777777" w:rsidR="008F5E96" w:rsidRDefault="008F5E96" w:rsidP="005E1BD8">
      <w:pPr>
        <w:rPr>
          <w:ins w:id="207" w:author="Guy Harrison" w:date="2021-05-05T15:30:00Z"/>
        </w:rPr>
      </w:pPr>
    </w:p>
    <w:p w14:paraId="68169616" w14:textId="1FCEE49F" w:rsidR="003C6B5D" w:rsidRDefault="526BB698" w:rsidP="005E1BD8">
      <w:pPr>
        <w:rPr>
          <w:ins w:id="208" w:author="Guy Harrison" w:date="2021-05-05T15:32:00Z"/>
        </w:rPr>
      </w:pPr>
      <w:ins w:id="209" w:author="Guy Harrison" w:date="2021-05-05T15:30:00Z">
        <w:r>
          <w:t xml:space="preserve">Now we can </w:t>
        </w:r>
      </w:ins>
      <w:ins w:id="210" w:author="Guy Harrison" w:date="2021-05-05T15:31:00Z">
        <w:r>
          <w:t xml:space="preserve">forward one of the CockroachDB </w:t>
        </w:r>
        <w:commentRangeStart w:id="211"/>
        <w:commentRangeStart w:id="212"/>
        <w:r>
          <w:t>node</w:t>
        </w:r>
      </w:ins>
      <w:ins w:id="213" w:author="Guy Harrison" w:date="2021-05-10T09:43:00Z">
        <w:r w:rsidR="00CD05B9">
          <w:t>’</w:t>
        </w:r>
      </w:ins>
      <w:ins w:id="214" w:author="Guy Harrison" w:date="2021-05-05T15:31:00Z">
        <w:r>
          <w:t>s</w:t>
        </w:r>
      </w:ins>
      <w:commentRangeEnd w:id="211"/>
      <w:r w:rsidR="008F5E96">
        <w:rPr>
          <w:rStyle w:val="CommentReference"/>
        </w:rPr>
        <w:commentReference w:id="211"/>
      </w:r>
      <w:commentRangeEnd w:id="212"/>
      <w:r w:rsidR="00CD05B9">
        <w:rPr>
          <w:rStyle w:val="CommentReference"/>
        </w:rPr>
        <w:commentReference w:id="212"/>
      </w:r>
      <w:ins w:id="215" w:author="Guy Harrison" w:date="2021-05-05T15:31:00Z">
        <w:r>
          <w:t xml:space="preserve"> ports to our local machine and connect using the +cockroach </w:t>
        </w:r>
        <w:proofErr w:type="spellStart"/>
        <w:r>
          <w:t>sql</w:t>
        </w:r>
        <w:proofErr w:type="spellEnd"/>
        <w:r>
          <w:t>+ command:</w:t>
        </w:r>
      </w:ins>
    </w:p>
    <w:p w14:paraId="0829BB84" w14:textId="77777777" w:rsidR="00B37258" w:rsidRDefault="00B37258" w:rsidP="005E1BD8">
      <w:pPr>
        <w:rPr>
          <w:ins w:id="216" w:author="Guy Harrison" w:date="2021-05-05T15:31:00Z"/>
        </w:rPr>
      </w:pPr>
    </w:p>
    <w:p w14:paraId="1A362CE4" w14:textId="77777777" w:rsidR="00B37258" w:rsidRDefault="00B37258" w:rsidP="00B37258">
      <w:pPr>
        <w:pStyle w:val="code"/>
        <w:rPr>
          <w:ins w:id="217" w:author="Guy Harrison" w:date="2021-05-05T15:31:00Z"/>
        </w:rPr>
      </w:pPr>
      <w:ins w:id="218" w:author="Guy Harrison" w:date="2021-05-05T15:31:00Z">
        <w:r>
          <w:t>[source, bash]</w:t>
        </w:r>
      </w:ins>
    </w:p>
    <w:p w14:paraId="2B64E492" w14:textId="77777777" w:rsidR="00B37258" w:rsidRDefault="00B37258" w:rsidP="00B37258">
      <w:pPr>
        <w:pStyle w:val="code"/>
        <w:rPr>
          <w:ins w:id="219" w:author="Guy Harrison" w:date="2021-05-05T15:31:00Z"/>
        </w:rPr>
      </w:pPr>
      <w:ins w:id="220" w:author="Guy Harrison" w:date="2021-05-05T15:31:00Z">
        <w:r>
          <w:t>----</w:t>
        </w:r>
      </w:ins>
    </w:p>
    <w:p w14:paraId="2F72F3C9" w14:textId="77777777" w:rsidR="00B37258" w:rsidRDefault="00B37258">
      <w:pPr>
        <w:pStyle w:val="code"/>
        <w:rPr>
          <w:ins w:id="221" w:author="Guy Harrison" w:date="2021-05-05T15:31:00Z"/>
        </w:rPr>
        <w:pPrChange w:id="222" w:author="Guy Harrison" w:date="2021-05-05T15:32:00Z">
          <w:pPr/>
        </w:pPrChange>
      </w:pPr>
    </w:p>
    <w:p w14:paraId="5A35EB99" w14:textId="77777777" w:rsidR="00B37258" w:rsidRDefault="00B37258">
      <w:pPr>
        <w:pStyle w:val="code"/>
        <w:rPr>
          <w:ins w:id="223" w:author="Guy Harrison" w:date="2021-05-05T15:31:00Z"/>
        </w:rPr>
        <w:pPrChange w:id="224" w:author="Guy Harrison" w:date="2021-05-05T15:32:00Z">
          <w:pPr/>
        </w:pPrChange>
      </w:pPr>
      <w:ins w:id="225" w:author="Guy Harrison" w:date="2021-05-05T15:31:00Z">
        <w:r>
          <w:t xml:space="preserve">$ </w:t>
        </w:r>
        <w:proofErr w:type="spellStart"/>
        <w:r>
          <w:t>kubectl</w:t>
        </w:r>
        <w:proofErr w:type="spellEnd"/>
        <w:r>
          <w:t xml:space="preserve"> port-forward services/</w:t>
        </w:r>
        <w:proofErr w:type="spellStart"/>
        <w:r>
          <w:t>cockroachdb</w:t>
        </w:r>
        <w:proofErr w:type="spellEnd"/>
        <w:r>
          <w:t>-public 26257:26257 -n default   &amp;</w:t>
        </w:r>
      </w:ins>
    </w:p>
    <w:p w14:paraId="619C3DDF" w14:textId="77777777" w:rsidR="00B37258" w:rsidRDefault="00B37258">
      <w:pPr>
        <w:pStyle w:val="code"/>
        <w:rPr>
          <w:ins w:id="226" w:author="Guy Harrison" w:date="2021-05-05T15:31:00Z"/>
        </w:rPr>
        <w:pPrChange w:id="227" w:author="Guy Harrison" w:date="2021-05-05T15:32:00Z">
          <w:pPr/>
        </w:pPrChange>
      </w:pPr>
      <w:ins w:id="228" w:author="Guy Harrison" w:date="2021-05-05T15:31:00Z">
        <w:r>
          <w:t>[1] 22643</w:t>
        </w:r>
      </w:ins>
    </w:p>
    <w:p w14:paraId="41FE866D" w14:textId="77777777" w:rsidR="00B37258" w:rsidRDefault="00B37258">
      <w:pPr>
        <w:pStyle w:val="code"/>
        <w:rPr>
          <w:ins w:id="229" w:author="Guy Harrison" w:date="2021-05-05T15:31:00Z"/>
        </w:rPr>
        <w:pPrChange w:id="230" w:author="Guy Harrison" w:date="2021-05-05T15:32:00Z">
          <w:pPr/>
        </w:pPrChange>
      </w:pPr>
      <w:ins w:id="231" w:author="Guy Harrison" w:date="2021-05-05T15:31:00Z">
        <w:r>
          <w:t xml:space="preserve">$ Forwarding from </w:t>
        </w:r>
        <w:proofErr w:type="gramStart"/>
        <w:r>
          <w:t>[::</w:t>
        </w:r>
        <w:proofErr w:type="gramEnd"/>
        <w:r>
          <w:t>1]:26257 -&gt; 26257</w:t>
        </w:r>
      </w:ins>
    </w:p>
    <w:p w14:paraId="5C77EB72" w14:textId="77777777" w:rsidR="00B37258" w:rsidRDefault="00B37258">
      <w:pPr>
        <w:pStyle w:val="code"/>
        <w:rPr>
          <w:ins w:id="232" w:author="Guy Harrison" w:date="2021-05-05T15:31:00Z"/>
        </w:rPr>
        <w:pPrChange w:id="233" w:author="Guy Harrison" w:date="2021-05-05T15:32:00Z">
          <w:pPr/>
        </w:pPrChange>
      </w:pPr>
    </w:p>
    <w:p w14:paraId="7F906B2C" w14:textId="77777777" w:rsidR="00B37258" w:rsidRDefault="00B37258">
      <w:pPr>
        <w:pStyle w:val="code"/>
        <w:rPr>
          <w:ins w:id="234" w:author="Guy Harrison" w:date="2021-05-05T15:31:00Z"/>
        </w:rPr>
        <w:pPrChange w:id="235" w:author="Guy Harrison" w:date="2021-05-05T15:32:00Z">
          <w:pPr/>
        </w:pPrChange>
      </w:pPr>
      <w:ins w:id="236" w:author="Guy Harrison" w:date="2021-05-05T15:31:00Z">
        <w:r>
          <w:t xml:space="preserve">$ cockroach </w:t>
        </w:r>
        <w:proofErr w:type="spellStart"/>
        <w:r>
          <w:t>sql</w:t>
        </w:r>
        <w:proofErr w:type="spellEnd"/>
        <w:r>
          <w:t xml:space="preserve"> --port 26257 --certs-</w:t>
        </w:r>
        <w:proofErr w:type="spellStart"/>
        <w:r>
          <w:t>dir</w:t>
        </w:r>
        <w:proofErr w:type="spellEnd"/>
        <w:r>
          <w:t xml:space="preserve"> certs </w:t>
        </w:r>
      </w:ins>
    </w:p>
    <w:p w14:paraId="626C735D" w14:textId="77777777" w:rsidR="00B37258" w:rsidRDefault="00B37258">
      <w:pPr>
        <w:pStyle w:val="code"/>
        <w:rPr>
          <w:ins w:id="237" w:author="Guy Harrison" w:date="2021-05-05T15:31:00Z"/>
        </w:rPr>
        <w:pPrChange w:id="238" w:author="Guy Harrison" w:date="2021-05-05T15:32:00Z">
          <w:pPr/>
        </w:pPrChange>
      </w:pPr>
      <w:ins w:id="239" w:author="Guy Harrison" w:date="2021-05-05T15:31:00Z">
        <w:r>
          <w:t>#</w:t>
        </w:r>
      </w:ins>
    </w:p>
    <w:p w14:paraId="7592A4B4" w14:textId="77777777" w:rsidR="00B37258" w:rsidRDefault="00B37258">
      <w:pPr>
        <w:pStyle w:val="code"/>
        <w:rPr>
          <w:ins w:id="240" w:author="Guy Harrison" w:date="2021-05-05T15:31:00Z"/>
        </w:rPr>
        <w:pPrChange w:id="241" w:author="Guy Harrison" w:date="2021-05-05T15:32:00Z">
          <w:pPr/>
        </w:pPrChange>
      </w:pPr>
      <w:ins w:id="242" w:author="Guy Harrison" w:date="2021-05-05T15:31:00Z">
        <w:r>
          <w:t># Welcome to the CockroachDB SQL shell.</w:t>
        </w:r>
      </w:ins>
    </w:p>
    <w:p w14:paraId="15C57924" w14:textId="77777777" w:rsidR="00B37258" w:rsidRDefault="00B37258">
      <w:pPr>
        <w:pStyle w:val="code"/>
        <w:rPr>
          <w:ins w:id="243" w:author="Guy Harrison" w:date="2021-05-05T15:31:00Z"/>
        </w:rPr>
        <w:pPrChange w:id="244" w:author="Guy Harrison" w:date="2021-05-05T15:32:00Z">
          <w:pPr/>
        </w:pPrChange>
      </w:pPr>
      <w:ins w:id="245" w:author="Guy Harrison" w:date="2021-05-05T15:31:00Z">
        <w:r>
          <w:t># All statements must be terminated by a semicolon.</w:t>
        </w:r>
      </w:ins>
    </w:p>
    <w:p w14:paraId="53C51558" w14:textId="77777777" w:rsidR="00B37258" w:rsidRDefault="00B37258">
      <w:pPr>
        <w:pStyle w:val="code"/>
        <w:rPr>
          <w:ins w:id="246" w:author="Guy Harrison" w:date="2021-05-05T15:31:00Z"/>
        </w:rPr>
        <w:pPrChange w:id="247" w:author="Guy Harrison" w:date="2021-05-05T15:32:00Z">
          <w:pPr/>
        </w:pPrChange>
      </w:pPr>
      <w:ins w:id="248" w:author="Guy Harrison" w:date="2021-05-05T15:31:00Z">
        <w:r>
          <w:t># To exit, type: \q.</w:t>
        </w:r>
      </w:ins>
    </w:p>
    <w:p w14:paraId="4AD0C4CF" w14:textId="77777777" w:rsidR="00B37258" w:rsidRDefault="00B37258">
      <w:pPr>
        <w:pStyle w:val="code"/>
        <w:rPr>
          <w:ins w:id="249" w:author="Guy Harrison" w:date="2021-05-05T15:31:00Z"/>
        </w:rPr>
        <w:pPrChange w:id="250" w:author="Guy Harrison" w:date="2021-05-05T15:32:00Z">
          <w:pPr/>
        </w:pPrChange>
      </w:pPr>
      <w:ins w:id="251" w:author="Guy Harrison" w:date="2021-05-05T15:31:00Z">
        <w:r>
          <w:t>#</w:t>
        </w:r>
      </w:ins>
    </w:p>
    <w:p w14:paraId="461B0BFF" w14:textId="77777777" w:rsidR="00B37258" w:rsidRDefault="00B37258">
      <w:pPr>
        <w:pStyle w:val="code"/>
        <w:rPr>
          <w:ins w:id="252" w:author="Guy Harrison" w:date="2021-05-05T15:31:00Z"/>
        </w:rPr>
        <w:pPrChange w:id="253" w:author="Guy Harrison" w:date="2021-05-05T15:32:00Z">
          <w:pPr/>
        </w:pPrChange>
      </w:pPr>
      <w:ins w:id="254" w:author="Guy Harrison" w:date="2021-05-05T15:31:00Z">
        <w:r>
          <w:t>Handling connection for 26257</w:t>
        </w:r>
      </w:ins>
    </w:p>
    <w:p w14:paraId="16A80477" w14:textId="77777777" w:rsidR="00B37258" w:rsidRDefault="00B37258">
      <w:pPr>
        <w:pStyle w:val="code"/>
        <w:rPr>
          <w:ins w:id="255" w:author="Guy Harrison" w:date="2021-05-05T15:31:00Z"/>
        </w:rPr>
        <w:pPrChange w:id="256" w:author="Guy Harrison" w:date="2021-05-05T15:32:00Z">
          <w:pPr/>
        </w:pPrChange>
      </w:pPr>
      <w:ins w:id="257" w:author="Guy Harrison" w:date="2021-05-05T15:31:00Z">
        <w:r>
          <w:t># Client version: CockroachDB CCL v20.2.4 (x86_64-apple-darwin14, built 2021/01/21 00:12:56, go1.13.14)</w:t>
        </w:r>
      </w:ins>
    </w:p>
    <w:p w14:paraId="46C00001" w14:textId="77777777" w:rsidR="00B37258" w:rsidRDefault="00B37258">
      <w:pPr>
        <w:pStyle w:val="code"/>
        <w:rPr>
          <w:ins w:id="258" w:author="Guy Harrison" w:date="2021-05-05T15:31:00Z"/>
        </w:rPr>
        <w:pPrChange w:id="259" w:author="Guy Harrison" w:date="2021-05-05T15:32:00Z">
          <w:pPr/>
        </w:pPrChange>
      </w:pPr>
      <w:ins w:id="260" w:author="Guy Harrison" w:date="2021-05-05T15:31:00Z">
        <w:r>
          <w:t># Server version: CockroachDB CCL v20.2.7 (x86_64-unknown-linux-gnu, built 2021/03/29 17:52:00, go1.13.14)</w:t>
        </w:r>
      </w:ins>
    </w:p>
    <w:p w14:paraId="4ECCF7BC" w14:textId="77777777" w:rsidR="00B37258" w:rsidRDefault="00B37258">
      <w:pPr>
        <w:pStyle w:val="code"/>
        <w:rPr>
          <w:ins w:id="261" w:author="Guy Harrison" w:date="2021-05-05T15:31:00Z"/>
        </w:rPr>
        <w:pPrChange w:id="262" w:author="Guy Harrison" w:date="2021-05-05T15:32:00Z">
          <w:pPr/>
        </w:pPrChange>
      </w:pPr>
      <w:ins w:id="263" w:author="Guy Harrison" w:date="2021-05-05T15:31:00Z">
        <w:r>
          <w:t># Cluster ID: cb78255b-befa-4447-9fa8-c06b7a353564</w:t>
        </w:r>
      </w:ins>
    </w:p>
    <w:p w14:paraId="2848CB2E" w14:textId="77777777" w:rsidR="00B37258" w:rsidRDefault="00B37258">
      <w:pPr>
        <w:pStyle w:val="code"/>
        <w:rPr>
          <w:ins w:id="264" w:author="Guy Harrison" w:date="2021-05-05T15:31:00Z"/>
        </w:rPr>
        <w:pPrChange w:id="265" w:author="Guy Harrison" w:date="2021-05-05T15:32:00Z">
          <w:pPr/>
        </w:pPrChange>
      </w:pPr>
      <w:ins w:id="266" w:author="Guy Harrison" w:date="2021-05-05T15:31:00Z">
        <w:r>
          <w:t>#</w:t>
        </w:r>
      </w:ins>
    </w:p>
    <w:p w14:paraId="0BA75C0F" w14:textId="77777777" w:rsidR="00B37258" w:rsidRDefault="00B37258">
      <w:pPr>
        <w:pStyle w:val="code"/>
        <w:rPr>
          <w:ins w:id="267" w:author="Guy Harrison" w:date="2021-05-05T15:31:00Z"/>
        </w:rPr>
        <w:pPrChange w:id="268" w:author="Guy Harrison" w:date="2021-05-05T15:32:00Z">
          <w:pPr/>
        </w:pPrChange>
      </w:pPr>
      <w:ins w:id="269" w:author="Guy Harrison" w:date="2021-05-05T15:31:00Z">
        <w:r>
          <w:t># Enter \? for a brief introduction.</w:t>
        </w:r>
      </w:ins>
    </w:p>
    <w:p w14:paraId="2E8375B4" w14:textId="77777777" w:rsidR="00B37258" w:rsidRDefault="00B37258">
      <w:pPr>
        <w:pStyle w:val="code"/>
        <w:rPr>
          <w:ins w:id="270" w:author="Guy Harrison" w:date="2021-05-05T15:31:00Z"/>
        </w:rPr>
        <w:pPrChange w:id="271" w:author="Guy Harrison" w:date="2021-05-05T15:32:00Z">
          <w:pPr/>
        </w:pPrChange>
      </w:pPr>
      <w:ins w:id="272" w:author="Guy Harrison" w:date="2021-05-05T15:31:00Z">
        <w:r>
          <w:t>#</w:t>
        </w:r>
      </w:ins>
    </w:p>
    <w:p w14:paraId="46D445FF" w14:textId="04475475" w:rsidR="00B37258" w:rsidRDefault="00B37258">
      <w:pPr>
        <w:pStyle w:val="code"/>
        <w:rPr>
          <w:ins w:id="273" w:author="Guy Harrison" w:date="2021-05-05T15:32:00Z"/>
        </w:rPr>
        <w:pPrChange w:id="274" w:author="Guy Harrison" w:date="2021-05-05T15:32:00Z">
          <w:pPr/>
        </w:pPrChange>
      </w:pPr>
      <w:ins w:id="275" w:author="Guy Harrison" w:date="2021-05-05T15:31:00Z">
        <w:r>
          <w:t>root@:26257/</w:t>
        </w:r>
        <w:proofErr w:type="spellStart"/>
        <w:r>
          <w:t>defaultdb</w:t>
        </w:r>
        <w:proofErr w:type="spellEnd"/>
        <w:r>
          <w:t>&gt;</w:t>
        </w:r>
      </w:ins>
    </w:p>
    <w:p w14:paraId="63F21D40" w14:textId="1D3E916D" w:rsidR="00B37258" w:rsidRDefault="00B37258">
      <w:pPr>
        <w:pStyle w:val="code"/>
        <w:rPr>
          <w:ins w:id="276" w:author="Guy Harrison" w:date="2021-05-05T15:31:00Z"/>
        </w:rPr>
        <w:pPrChange w:id="277" w:author="Guy Harrison" w:date="2021-05-05T15:32:00Z">
          <w:pPr/>
        </w:pPrChange>
      </w:pPr>
      <w:ins w:id="278" w:author="Guy Harrison" w:date="2021-05-05T15:32:00Z">
        <w:r>
          <w:t>----</w:t>
        </w:r>
      </w:ins>
    </w:p>
    <w:p w14:paraId="103E4F54" w14:textId="77777777" w:rsidR="003C6B5D" w:rsidRDefault="003C6B5D" w:rsidP="005E1BD8">
      <w:pPr>
        <w:rPr>
          <w:ins w:id="279" w:author="Guy Harrison" w:date="2021-05-05T15:31:00Z"/>
        </w:rPr>
      </w:pPr>
    </w:p>
    <w:p w14:paraId="6BA4BF1D" w14:textId="79536B0A" w:rsidR="008F5E96" w:rsidRPr="003F7616" w:rsidRDefault="003C6B5D">
      <w:pPr>
        <w:pPrChange w:id="280" w:author="Guy Harrison" w:date="2021-05-05T15:29:00Z">
          <w:pPr>
            <w:pStyle w:val="code"/>
          </w:pPr>
        </w:pPrChange>
      </w:pPr>
      <w:ins w:id="281" w:author="Guy Harrison" w:date="2021-05-05T15:31:00Z">
        <w:r>
          <w:t xml:space="preserve"> </w:t>
        </w:r>
      </w:ins>
    </w:p>
    <w:p w14:paraId="579260CC" w14:textId="34965558" w:rsidR="009748D4" w:rsidRDefault="009748D4" w:rsidP="009748D4">
      <w:pPr>
        <w:pStyle w:val="Heading3"/>
      </w:pPr>
      <w:r>
        <w:t>Using a GUI client</w:t>
      </w:r>
    </w:p>
    <w:p w14:paraId="2CD78EBE" w14:textId="5F423AAF" w:rsidR="003306E3" w:rsidRDefault="009748D4" w:rsidP="009748D4">
      <w:pPr>
        <w:rPr>
          <w:lang w:eastAsia="en-US"/>
        </w:rPr>
      </w:pPr>
      <w:r>
        <w:rPr>
          <w:lang w:eastAsia="en-US"/>
        </w:rPr>
        <w:t>While some are more than happy to use only a command</w:t>
      </w:r>
      <w:r w:rsidR="003306E3">
        <w:rPr>
          <w:lang w:eastAsia="en-US"/>
        </w:rPr>
        <w:t>-</w:t>
      </w:r>
      <w:r>
        <w:rPr>
          <w:lang w:eastAsia="en-US"/>
        </w:rPr>
        <w:t>line client to interact with a database, some of us prefer a Graphical User I</w:t>
      </w:r>
      <w:r w:rsidR="000A4A99">
        <w:rPr>
          <w:lang w:eastAsia="en-US"/>
        </w:rPr>
        <w:t xml:space="preserve">nterface (GUI).  Many GUI applications for PostgreSQL exist and most of these will work with CockroachDB.  However, </w:t>
      </w:r>
      <w:proofErr w:type="spellStart"/>
      <w:r w:rsidR="4CFF9D7B" w:rsidRPr="4CFF9D7B">
        <w:rPr>
          <w:lang w:eastAsia="en-US"/>
        </w:rPr>
        <w:t>DB</w:t>
      </w:r>
      <w:ins w:id="282" w:author="Ben Darnell" w:date="2021-05-04T20:19:00Z">
        <w:r w:rsidR="4CFF9D7B" w:rsidRPr="4CFF9D7B">
          <w:rPr>
            <w:lang w:eastAsia="en-US"/>
          </w:rPr>
          <w:t>e</w:t>
        </w:r>
      </w:ins>
      <w:del w:id="283" w:author="Ben Darnell" w:date="2021-05-04T20:19:00Z">
        <w:r w:rsidRPr="4CFF9D7B" w:rsidDel="4CFF9D7B">
          <w:rPr>
            <w:lang w:eastAsia="en-US"/>
          </w:rPr>
          <w:delText>E</w:delText>
        </w:r>
      </w:del>
      <w:r w:rsidR="4CFF9D7B" w:rsidRPr="4CFF9D7B">
        <w:rPr>
          <w:lang w:eastAsia="en-US"/>
        </w:rPr>
        <w:t>aver</w:t>
      </w:r>
      <w:proofErr w:type="spellEnd"/>
      <w:r w:rsidR="000A4A99">
        <w:rPr>
          <w:lang w:eastAsia="en-US"/>
        </w:rPr>
        <w:t xml:space="preserve"> Community edition is a free database GUI that has dedicated support for CockroachDB.  </w:t>
      </w:r>
    </w:p>
    <w:p w14:paraId="659C8186" w14:textId="77777777" w:rsidR="003306E3" w:rsidRDefault="003306E3" w:rsidP="009748D4">
      <w:pPr>
        <w:rPr>
          <w:lang w:eastAsia="en-US"/>
        </w:rPr>
      </w:pPr>
    </w:p>
    <w:p w14:paraId="382EE6BF" w14:textId="2FD2DD93" w:rsidR="008E5069" w:rsidRDefault="4CFF9D7B" w:rsidP="008E5069">
      <w:pPr>
        <w:rPr>
          <w:lang w:eastAsia="en-US"/>
        </w:rPr>
      </w:pPr>
      <w:r w:rsidRPr="4CFF9D7B">
        <w:rPr>
          <w:lang w:eastAsia="en-US"/>
        </w:rPr>
        <w:t xml:space="preserve">You can get </w:t>
      </w:r>
      <w:proofErr w:type="spellStart"/>
      <w:r w:rsidRPr="4CFF9D7B">
        <w:rPr>
          <w:lang w:eastAsia="en-US"/>
        </w:rPr>
        <w:t>DB</w:t>
      </w:r>
      <w:ins w:id="284" w:author="Ben Darnell" w:date="2021-05-04T20:19:00Z">
        <w:r w:rsidRPr="4CFF9D7B">
          <w:rPr>
            <w:lang w:eastAsia="en-US"/>
          </w:rPr>
          <w:t>e</w:t>
        </w:r>
      </w:ins>
      <w:del w:id="285" w:author="Ben Darnell" w:date="2021-05-04T20:19:00Z">
        <w:r w:rsidR="000A4A99" w:rsidRPr="4CFF9D7B" w:rsidDel="4CFF9D7B">
          <w:rPr>
            <w:lang w:eastAsia="en-US"/>
          </w:rPr>
          <w:delText>E</w:delText>
        </w:r>
      </w:del>
      <w:r w:rsidRPr="4CFF9D7B">
        <w:rPr>
          <w:lang w:eastAsia="en-US"/>
        </w:rPr>
        <w:t>aver</w:t>
      </w:r>
      <w:proofErr w:type="spellEnd"/>
      <w:r w:rsidRPr="4CFF9D7B">
        <w:rPr>
          <w:lang w:eastAsia="en-US"/>
        </w:rPr>
        <w:t xml:space="preserve"> from </w:t>
      </w:r>
      <w:hyperlink r:id="rId26">
        <w:r w:rsidRPr="4CFF9D7B">
          <w:rPr>
            <w:rStyle w:val="Hyperlink"/>
            <w:lang w:eastAsia="en-US"/>
          </w:rPr>
          <w:t>https://dbeaver.io</w:t>
        </w:r>
      </w:hyperlink>
      <w:r w:rsidRPr="4CFF9D7B">
        <w:rPr>
          <w:lang w:eastAsia="en-US"/>
        </w:rPr>
        <w:t xml:space="preserve">.  </w:t>
      </w:r>
      <w:del w:id="286" w:author="Guy Harrison" w:date="2021-05-10T09:45:00Z">
        <w:r w:rsidR="008E5069" w:rsidRPr="4CFF9D7B" w:rsidDel="00F2035A">
          <w:rPr>
            <w:lang w:eastAsia="en-US"/>
          </w:rPr>
          <w:delText>[[</w:delText>
        </w:r>
      </w:del>
      <w:ins w:id="287" w:author="Guy Harrison" w:date="2021-05-10T09:45:00Z">
        <w:r w:rsidR="00F2035A">
          <w:rPr>
            <w:lang w:eastAsia="en-US"/>
          </w:rPr>
          <w:t>&lt;&lt;</w:t>
        </w:r>
      </w:ins>
      <w:r w:rsidR="008E5069" w:rsidRPr="4CFF9D7B">
        <w:rPr>
          <w:lang w:eastAsia="en-US"/>
        </w:rPr>
        <w:t>Figure03-04</w:t>
      </w:r>
      <w:del w:id="288" w:author="Guy Harrison" w:date="2021-05-10T09:45:00Z">
        <w:r w:rsidR="008E5069" w:rsidRPr="4CFF9D7B" w:rsidDel="00F2035A">
          <w:rPr>
            <w:lang w:eastAsia="en-US"/>
          </w:rPr>
          <w:delText xml:space="preserve">]] </w:delText>
        </w:r>
      </w:del>
      <w:ins w:id="289" w:author="Guy Harrison" w:date="2021-05-10T09:45:00Z">
        <w:r w:rsidR="00F2035A">
          <w:rPr>
            <w:lang w:eastAsia="en-US"/>
          </w:rPr>
          <w:t>&gt;&gt;</w:t>
        </w:r>
        <w:r w:rsidR="00F2035A" w:rsidRPr="4CFF9D7B">
          <w:rPr>
            <w:lang w:eastAsia="en-US"/>
          </w:rPr>
          <w:t xml:space="preserve"> </w:t>
        </w:r>
      </w:ins>
      <w:r w:rsidR="008E5069" w:rsidRPr="4CFF9D7B">
        <w:rPr>
          <w:lang w:eastAsia="en-US"/>
        </w:rPr>
        <w:t>shows</w:t>
      </w:r>
      <w:r w:rsidR="00181876" w:rsidRPr="4CFF9D7B">
        <w:rPr>
          <w:lang w:eastAsia="en-US"/>
        </w:rPr>
        <w:t xml:space="preserve"> the </w:t>
      </w:r>
      <w:proofErr w:type="spellStart"/>
      <w:r w:rsidRPr="4CFF9D7B">
        <w:rPr>
          <w:lang w:eastAsia="en-US"/>
        </w:rPr>
        <w:t>DB</w:t>
      </w:r>
      <w:ins w:id="290" w:author="Ben Darnell" w:date="2021-05-04T20:19:00Z">
        <w:r w:rsidRPr="4CFF9D7B">
          <w:rPr>
            <w:lang w:eastAsia="en-US"/>
          </w:rPr>
          <w:t>e</w:t>
        </w:r>
      </w:ins>
      <w:del w:id="291" w:author="Ben Darnell" w:date="2021-05-04T20:19:00Z">
        <w:r w:rsidR="000A4A99" w:rsidRPr="4CFF9D7B" w:rsidDel="4CFF9D7B">
          <w:rPr>
            <w:lang w:eastAsia="en-US"/>
          </w:rPr>
          <w:delText>E</w:delText>
        </w:r>
      </w:del>
      <w:r w:rsidRPr="4CFF9D7B">
        <w:rPr>
          <w:lang w:eastAsia="en-US"/>
        </w:rPr>
        <w:t>aver</w:t>
      </w:r>
      <w:proofErr w:type="spellEnd"/>
      <w:r w:rsidR="00181876" w:rsidRPr="4CFF9D7B">
        <w:rPr>
          <w:lang w:eastAsia="en-US"/>
        </w:rPr>
        <w:t xml:space="preserve"> GUI client. </w:t>
      </w:r>
      <w:r w:rsidR="008E5069" w:rsidRPr="4CFF9D7B">
        <w:rPr>
          <w:lang w:eastAsia="en-US"/>
        </w:rPr>
        <w:t xml:space="preserve">  </w:t>
      </w:r>
    </w:p>
    <w:p w14:paraId="7932BCED" w14:textId="77777777" w:rsidR="008E5069" w:rsidRDefault="008E5069" w:rsidP="008E5069">
      <w:pPr>
        <w:rPr>
          <w:lang w:eastAsia="en-US"/>
        </w:rPr>
      </w:pPr>
    </w:p>
    <w:p w14:paraId="113670C0" w14:textId="04779AE8" w:rsidR="008E5069" w:rsidRDefault="008E5069" w:rsidP="008E5069">
      <w:r>
        <w:t>[[Figure03-0</w:t>
      </w:r>
      <w:r w:rsidR="00181876">
        <w:t>4</w:t>
      </w:r>
      <w:r>
        <w:t xml:space="preserve">]] </w:t>
      </w:r>
      <w:r>
        <w:br/>
        <w:t xml:space="preserve">.The </w:t>
      </w:r>
      <w:proofErr w:type="spellStart"/>
      <w:r w:rsidR="4CFF9D7B">
        <w:t>DB</w:t>
      </w:r>
      <w:ins w:id="292" w:author="Ben Darnell" w:date="2021-05-04T20:19:00Z">
        <w:r w:rsidR="4CFF9D7B">
          <w:t>e</w:t>
        </w:r>
      </w:ins>
      <w:del w:id="293" w:author="Ben Darnell" w:date="2021-05-04T20:19:00Z">
        <w:r w:rsidDel="4CFF9D7B">
          <w:delText>E</w:delText>
        </w:r>
      </w:del>
      <w:r w:rsidR="4CFF9D7B">
        <w:t>aver</w:t>
      </w:r>
      <w:proofErr w:type="spellEnd"/>
      <w:r w:rsidR="00181876">
        <w:t xml:space="preserve"> </w:t>
      </w:r>
      <w:proofErr w:type="gramStart"/>
      <w:r w:rsidR="00181876">
        <w:t>GUI</w:t>
      </w:r>
      <w:proofErr w:type="gramEnd"/>
    </w:p>
    <w:p w14:paraId="709039DB" w14:textId="5434102D" w:rsidR="008E5069" w:rsidRDefault="008E5069" w:rsidP="008E5069">
      <w:proofErr w:type="gramStart"/>
      <w:r w:rsidRPr="009D0299">
        <w:t>image::</w:t>
      </w:r>
      <w:proofErr w:type="gramEnd"/>
      <w:r w:rsidRPr="009D0299">
        <w:t>images/</w:t>
      </w:r>
      <w:r>
        <w:t>Fig03-0</w:t>
      </w:r>
      <w:r w:rsidR="00181876">
        <w:t>4DBEaver</w:t>
      </w:r>
      <w:r w:rsidRPr="009D0299">
        <w:t>.png[</w:t>
      </w:r>
      <w:proofErr w:type="spellStart"/>
      <w:r w:rsidR="4CFF9D7B">
        <w:t>DB</w:t>
      </w:r>
      <w:ins w:id="294" w:author="Ben Darnell" w:date="2021-05-04T20:19:00Z">
        <w:r w:rsidR="4CFF9D7B">
          <w:t>e</w:t>
        </w:r>
      </w:ins>
      <w:del w:id="295" w:author="Ben Darnell" w:date="2021-05-04T20:19:00Z">
        <w:r w:rsidDel="4CFF9D7B">
          <w:delText>E</w:delText>
        </w:r>
      </w:del>
      <w:r w:rsidR="4CFF9D7B">
        <w:t>aver</w:t>
      </w:r>
      <w:proofErr w:type="spellEnd"/>
      <w:r w:rsidR="00181876">
        <w:t xml:space="preserve"> GUI</w:t>
      </w:r>
      <w:r w:rsidRPr="009D0299">
        <w:t>]</w:t>
      </w:r>
    </w:p>
    <w:p w14:paraId="56ACF29D" w14:textId="68088B08" w:rsidR="009748D4" w:rsidRDefault="009748D4" w:rsidP="009748D4">
      <w:pPr>
        <w:rPr>
          <w:lang w:eastAsia="en-US"/>
        </w:rPr>
      </w:pPr>
    </w:p>
    <w:p w14:paraId="33006C7E" w14:textId="6776DD27" w:rsidR="000A4A99" w:rsidRDefault="00181876" w:rsidP="009748D4">
      <w:pPr>
        <w:rPr>
          <w:lang w:eastAsia="en-US"/>
        </w:rPr>
      </w:pPr>
      <w:r>
        <w:rPr>
          <w:noProof/>
        </w:rPr>
        <w:lastRenderedPageBreak/>
        <w:drawing>
          <wp:inline distT="0" distB="0" distL="0" distR="0" wp14:anchorId="3DED9439" wp14:editId="42E02C69">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19A39D8A" w14:textId="77777777" w:rsidR="000A4A99" w:rsidRPr="009748D4" w:rsidRDefault="000A4A99" w:rsidP="009748D4">
      <w:pPr>
        <w:rPr>
          <w:lang w:eastAsia="en-US"/>
        </w:rPr>
      </w:pPr>
    </w:p>
    <w:p w14:paraId="0DBA3DDA" w14:textId="25661077" w:rsidR="008F268E" w:rsidRDefault="008F268E" w:rsidP="008F268E">
      <w:pPr>
        <w:pStyle w:val="Heading2"/>
      </w:pPr>
      <w:r>
        <w:t>Exploring CockroachDB</w:t>
      </w:r>
    </w:p>
    <w:p w14:paraId="55986530" w14:textId="6B68EFC6" w:rsidR="004B32BA" w:rsidRPr="004B32BA" w:rsidRDefault="004B32BA" w:rsidP="004B32BA">
      <w:pPr>
        <w:rPr>
          <w:lang w:eastAsia="en-US"/>
        </w:rPr>
      </w:pPr>
      <w:r>
        <w:rPr>
          <w:lang w:eastAsia="en-US"/>
        </w:rPr>
        <w:t xml:space="preserve">Now that </w:t>
      </w:r>
      <w:proofErr w:type="gramStart"/>
      <w:r>
        <w:rPr>
          <w:lang w:eastAsia="en-US"/>
        </w:rPr>
        <w:t>we</w:t>
      </w:r>
      <w:r w:rsidR="00DB6518">
        <w:rPr>
          <w:lang w:eastAsia="en-US"/>
        </w:rPr>
        <w:t>'</w:t>
      </w:r>
      <w:r>
        <w:rPr>
          <w:lang w:eastAsia="en-US"/>
        </w:rPr>
        <w:t>ve</w:t>
      </w:r>
      <w:proofErr w:type="gramEnd"/>
      <w:r>
        <w:rPr>
          <w:lang w:eastAsia="en-US"/>
        </w:rPr>
        <w:t xml:space="preserve"> got access to a CockroachDB cluster and have the client ready to connect let</w:t>
      </w:r>
      <w:r w:rsidR="00DB6518">
        <w:rPr>
          <w:lang w:eastAsia="en-US"/>
        </w:rPr>
        <w:t>'</w:t>
      </w:r>
      <w:r>
        <w:rPr>
          <w:lang w:eastAsia="en-US"/>
        </w:rPr>
        <w:t>s take CockroachDB for a drive!</w:t>
      </w:r>
    </w:p>
    <w:p w14:paraId="7EF92809" w14:textId="2C3DE20C" w:rsidR="004F10E9" w:rsidRDefault="004F10E9" w:rsidP="008F268E">
      <w:pPr>
        <w:pStyle w:val="Heading3"/>
      </w:pPr>
      <w:r>
        <w:t>Adding some data</w:t>
      </w:r>
    </w:p>
    <w:p w14:paraId="5D15C0B9" w14:textId="17AA5ECF" w:rsidR="00C41C98" w:rsidRDefault="526BB698" w:rsidP="00C41C98">
      <w:r>
        <w:t xml:space="preserve">As we say in Australia, "A database without data is like a Pub with no Beer!".  </w:t>
      </w:r>
      <w:del w:id="296" w:author="Angela Rufino" w:date="2021-05-07T20:22:00Z">
        <w:r w:rsidR="00C41C98" w:rsidDel="526BB698">
          <w:delText>So</w:delText>
        </w:r>
      </w:del>
      <w:r>
        <w:t xml:space="preserve"> </w:t>
      </w:r>
      <w:ins w:id="297" w:author="Angela Rufino" w:date="2021-05-07T20:23:00Z">
        <w:r>
          <w:t>L</w:t>
        </w:r>
      </w:ins>
      <w:del w:id="298" w:author="Angela Rufino" w:date="2021-05-07T20:22:00Z">
        <w:r w:rsidR="00C41C98" w:rsidDel="526BB698">
          <w:delText>l</w:delText>
        </w:r>
      </w:del>
      <w:r>
        <w:t xml:space="preserve">et's get some data into the database so that we have something to look at. </w:t>
      </w:r>
    </w:p>
    <w:p w14:paraId="14B2B016" w14:textId="77777777" w:rsidR="00DB6518" w:rsidRDefault="00DB6518" w:rsidP="00C41C98"/>
    <w:p w14:paraId="2573BB4B" w14:textId="534A3EF7" w:rsidR="006C2588" w:rsidRDefault="006C2588" w:rsidP="00C41C98">
      <w:r>
        <w:t xml:space="preserve">The CockroachDB software includes </w:t>
      </w:r>
      <w:proofErr w:type="gramStart"/>
      <w:r>
        <w:t>a number of</w:t>
      </w:r>
      <w:proofErr w:type="gramEnd"/>
      <w:r>
        <w:t xml:space="preserve"> demonstration </w:t>
      </w:r>
      <w:r w:rsidR="00613EEF">
        <w:t xml:space="preserve">databases </w:t>
      </w:r>
      <w:r w:rsidR="00DB6518">
        <w:t>that</w:t>
      </w:r>
      <w:r w:rsidR="00613EEF">
        <w:t xml:space="preserve"> you can quickly add to your </w:t>
      </w:r>
      <w:r w:rsidR="00216919">
        <w:t xml:space="preserve">CockroachDB installation.  </w:t>
      </w:r>
      <w:r w:rsidR="00AA3AE2">
        <w:t xml:space="preserve">In some cases, these </w:t>
      </w:r>
      <w:r w:rsidR="0041114B">
        <w:t>databases are pre-populated with data; in other cases</w:t>
      </w:r>
      <w:r w:rsidR="00DB6518">
        <w:t>,</w:t>
      </w:r>
      <w:r w:rsidR="0041114B">
        <w:t xml:space="preserve"> you create the schemas then add data afterward. </w:t>
      </w:r>
    </w:p>
    <w:p w14:paraId="597DB0F4" w14:textId="77777777" w:rsidR="00DB6518" w:rsidRDefault="00DB6518" w:rsidP="00C41C98"/>
    <w:p w14:paraId="7AAF68CF" w14:textId="3073B219" w:rsidR="0041114B" w:rsidRDefault="0041114B" w:rsidP="00C41C98">
      <w:r>
        <w:t>To initialize the schemas</w:t>
      </w:r>
      <w:r w:rsidR="00DB6518">
        <w:t>,</w:t>
      </w:r>
      <w:r>
        <w:t xml:space="preserve"> we use the +cockroach workload </w:t>
      </w:r>
      <w:proofErr w:type="spellStart"/>
      <w:r>
        <w:t>init</w:t>
      </w:r>
      <w:proofErr w:type="spellEnd"/>
      <w:r>
        <w:t xml:space="preserve"> [schema]+ command.  To run a workload against the schema</w:t>
      </w:r>
      <w:r w:rsidR="00DB6518">
        <w:t>,</w:t>
      </w:r>
      <w:r>
        <w:t xml:space="preserve">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proofErr w:type="spellStart"/>
      <w:r w:rsidRPr="002430EC">
        <w:rPr>
          <w:b/>
          <w:bCs/>
        </w:rPr>
        <w:t>kv</w:t>
      </w:r>
      <w:proofErr w:type="spellEnd"/>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proofErr w:type="spellStart"/>
      <w:r w:rsidRPr="002430EC">
        <w:rPr>
          <w:b/>
          <w:bCs/>
        </w:rPr>
        <w:t>Movr</w:t>
      </w:r>
      <w:proofErr w:type="spellEnd"/>
      <w:r>
        <w:t xml:space="preserve">, a schema for the </w:t>
      </w:r>
      <w:proofErr w:type="spellStart"/>
      <w:r>
        <w:t>MovR</w:t>
      </w:r>
      <w:proofErr w:type="spellEnd"/>
      <w:r>
        <w:t xml:space="preserve">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proofErr w:type="spellStart"/>
      <w:r w:rsidRPr="002430EC">
        <w:rPr>
          <w:b/>
          <w:bCs/>
        </w:rPr>
        <w:t>S</w:t>
      </w:r>
      <w:r w:rsidR="005F7A84" w:rsidRPr="002430EC">
        <w:rPr>
          <w:b/>
          <w:bCs/>
        </w:rPr>
        <w:t>tartrek</w:t>
      </w:r>
      <w:proofErr w:type="spellEnd"/>
      <w:r>
        <w:t>, A</w:t>
      </w:r>
      <w:r w:rsidR="005F7A84">
        <w:t xml:space="preserve"> </w:t>
      </w:r>
      <w:proofErr w:type="spellStart"/>
      <w:r w:rsidR="005F7A84">
        <w:t>startrek</w:t>
      </w:r>
      <w:proofErr w:type="spellEnd"/>
      <w:r w:rsidR="005F7A84">
        <w:t xml:space="preserve">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proofErr w:type="spellStart"/>
      <w:r w:rsidRPr="002430EC">
        <w:rPr>
          <w:b/>
          <w:bCs/>
        </w:rPr>
        <w:lastRenderedPageBreak/>
        <w:t>T</w:t>
      </w:r>
      <w:r w:rsidR="005F7A84" w:rsidRPr="002430EC">
        <w:rPr>
          <w:b/>
          <w:bCs/>
        </w:rPr>
        <w:t>pcc</w:t>
      </w:r>
      <w:proofErr w:type="spellEnd"/>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proofErr w:type="spellStart"/>
      <w:r w:rsidRPr="002430EC">
        <w:rPr>
          <w:b/>
          <w:bCs/>
        </w:rPr>
        <w:t>Y</w:t>
      </w:r>
      <w:r w:rsidR="005F7A84" w:rsidRPr="002430EC">
        <w:rPr>
          <w:b/>
          <w:bCs/>
        </w:rPr>
        <w:t>csb</w:t>
      </w:r>
      <w:proofErr w:type="spellEnd"/>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w:t>
      </w:r>
      <w:proofErr w:type="spellStart"/>
      <w:r>
        <w:t>startrek</w:t>
      </w:r>
      <w:proofErr w:type="spellEnd"/>
      <w:r>
        <w:t>+</w:t>
      </w:r>
      <w:r w:rsidR="003420D2">
        <w:t xml:space="preserve"> databases, we create the tables and data using the +workload </w:t>
      </w:r>
      <w:proofErr w:type="spellStart"/>
      <w:r w:rsidR="003420D2">
        <w:t>init</w:t>
      </w:r>
      <w:proofErr w:type="spellEnd"/>
      <w:r w:rsidR="003420D2">
        <w:t xml:space="preserve">+ command.  For instance, in the following </w:t>
      </w:r>
      <w:r w:rsidR="00DA5189">
        <w:t>example, we create the +</w:t>
      </w:r>
      <w:proofErr w:type="spellStart"/>
      <w:r w:rsidR="00DA5189">
        <w:t>startrek</w:t>
      </w:r>
      <w:proofErr w:type="spellEnd"/>
      <w:r w:rsidR="00DA5189">
        <w:t>+ schema and look at some data:</w:t>
      </w:r>
    </w:p>
    <w:p w14:paraId="3BE37AAE" w14:textId="092C8CE7" w:rsidR="00DA5189" w:rsidRDefault="00DA5189" w:rsidP="005F7A84"/>
    <w:p w14:paraId="0D263F9B" w14:textId="124A366D" w:rsidR="00FE58C3" w:rsidRDefault="00FE58C3" w:rsidP="00DF3346">
      <w:pPr>
        <w:pStyle w:val="code"/>
      </w:pPr>
      <w:r>
        <w:t>[</w:t>
      </w:r>
      <w:proofErr w:type="spellStart"/>
      <w:proofErr w:type="gramStart"/>
      <w:r>
        <w:t>source,</w:t>
      </w:r>
      <w:r w:rsidR="00DF3346">
        <w:t>sql</w:t>
      </w:r>
      <w:proofErr w:type="spellEnd"/>
      <w:proofErr w:type="gramEnd"/>
      <w:r w:rsidR="00DF3346">
        <w:t>]</w:t>
      </w:r>
    </w:p>
    <w:p w14:paraId="4416A5BA" w14:textId="3AC09659" w:rsidR="00DF3346" w:rsidRDefault="00DF3346" w:rsidP="00DF3346">
      <w:pPr>
        <w:pStyle w:val="code"/>
      </w:pPr>
      <w:r>
        <w:t>----</w:t>
      </w:r>
    </w:p>
    <w:p w14:paraId="2889DE67" w14:textId="77777777" w:rsidR="00DF3346" w:rsidRDefault="00DF3346" w:rsidP="00DF3346">
      <w:pPr>
        <w:pStyle w:val="code"/>
      </w:pPr>
      <w:r>
        <w:t xml:space="preserve">[root@crdb1 </w:t>
      </w:r>
      <w:proofErr w:type="gramStart"/>
      <w:r>
        <w:t>cockroach]#</w:t>
      </w:r>
      <w:proofErr w:type="gramEnd"/>
      <w:r>
        <w:t xml:space="preserve"> cockroach workload </w:t>
      </w:r>
      <w:proofErr w:type="spellStart"/>
      <w:r>
        <w:t>init</w:t>
      </w:r>
      <w:proofErr w:type="spellEnd"/>
      <w:r>
        <w:t xml:space="preserve"> </w:t>
      </w:r>
      <w:proofErr w:type="spellStart"/>
      <w:r>
        <w:t>startrek</w:t>
      </w:r>
      <w:proofErr w:type="spellEnd"/>
      <w:r>
        <w:t xml:space="preserve"> postgres://localhost:26257?sslmode=disable</w:t>
      </w:r>
    </w:p>
    <w:p w14:paraId="4C25EFA2" w14:textId="77777777" w:rsidR="00DF3346" w:rsidRDefault="00DF3346" w:rsidP="00DF3346">
      <w:pPr>
        <w:pStyle w:val="code"/>
      </w:pPr>
      <w:r>
        <w:t>I210501 04:29:29.694340 1 workload/</w:t>
      </w:r>
      <w:proofErr w:type="spellStart"/>
      <w:r>
        <w:t>workloadsql</w:t>
      </w:r>
      <w:proofErr w:type="spellEnd"/>
      <w:r>
        <w:t>/</w:t>
      </w:r>
      <w:proofErr w:type="gramStart"/>
      <w:r>
        <w:t>dataload.go</w:t>
      </w:r>
      <w:proofErr w:type="gramEnd"/>
      <w:r>
        <w:t>:140  imported episodes (0s, 79 rows)</w:t>
      </w:r>
    </w:p>
    <w:p w14:paraId="6666E800" w14:textId="77777777" w:rsidR="00DF3346" w:rsidRDefault="00DF3346" w:rsidP="00DF3346">
      <w:pPr>
        <w:pStyle w:val="code"/>
      </w:pPr>
      <w:r>
        <w:t>I210501 04:29:29.898945 1 workload/</w:t>
      </w:r>
      <w:proofErr w:type="spellStart"/>
      <w:r>
        <w:t>workloadsql</w:t>
      </w:r>
      <w:proofErr w:type="spellEnd"/>
      <w:r>
        <w:t>/</w:t>
      </w:r>
      <w:proofErr w:type="gramStart"/>
      <w:r>
        <w:t>dataload.go</w:t>
      </w:r>
      <w:proofErr w:type="gramEnd"/>
      <w:r>
        <w:t>:140  imported quotes (0s, 200 rows)</w:t>
      </w:r>
    </w:p>
    <w:p w14:paraId="14DF3327" w14:textId="77777777" w:rsidR="00DF3346" w:rsidRDefault="00DF3346" w:rsidP="00DF3346">
      <w:pPr>
        <w:pStyle w:val="code"/>
      </w:pPr>
      <w:r>
        <w:t xml:space="preserve">[root@crdb1 </w:t>
      </w:r>
      <w:proofErr w:type="gramStart"/>
      <w:r>
        <w:t>cockroach]#</w:t>
      </w:r>
      <w:proofErr w:type="gramEnd"/>
      <w:r>
        <w:t xml:space="preserve"> cockroach </w:t>
      </w:r>
      <w:proofErr w:type="spellStart"/>
      <w:r>
        <w:t>sql</w:t>
      </w:r>
      <w:proofErr w:type="spellEnd"/>
      <w:r>
        <w:t xml:space="preserve">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w:t>
      </w:r>
      <w:proofErr w:type="spellStart"/>
      <w:r>
        <w:t>defaultdb</w:t>
      </w:r>
      <w:proofErr w:type="spellEnd"/>
      <w:r>
        <w:t xml:space="preserve">&gt; show </w:t>
      </w:r>
      <w:proofErr w:type="gramStart"/>
      <w:r>
        <w:t>databases;</w:t>
      </w:r>
      <w:proofErr w:type="gramEnd"/>
    </w:p>
    <w:p w14:paraId="07BDF83C" w14:textId="77777777" w:rsidR="00DF3346" w:rsidRDefault="00DF3346" w:rsidP="00DF3346">
      <w:pPr>
        <w:pStyle w:val="code"/>
      </w:pPr>
    </w:p>
    <w:p w14:paraId="791ED827" w14:textId="77777777" w:rsidR="00DF3346" w:rsidRDefault="00DF3346" w:rsidP="00DF3346">
      <w:pPr>
        <w:pStyle w:val="code"/>
      </w:pPr>
      <w:r>
        <w:t xml:space="preserve">  </w:t>
      </w:r>
      <w:proofErr w:type="spellStart"/>
      <w:r>
        <w:t>database_name</w:t>
      </w:r>
      <w:proofErr w:type="spellEnd"/>
      <w:r>
        <w:t xml:space="preserv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w:t>
      </w:r>
      <w:proofErr w:type="spellStart"/>
      <w:r>
        <w:t>defaultdb</w:t>
      </w:r>
      <w:proofErr w:type="spellEnd"/>
      <w:r>
        <w:t xml:space="preserve">     | root</w:t>
      </w:r>
    </w:p>
    <w:p w14:paraId="7B1AC1A3" w14:textId="77777777" w:rsidR="00DF3346" w:rsidRDefault="00DF3346" w:rsidP="00DF3346">
      <w:pPr>
        <w:pStyle w:val="code"/>
      </w:pPr>
      <w:r>
        <w:t xml:space="preserve">  </w:t>
      </w:r>
      <w:proofErr w:type="spellStart"/>
      <w:r>
        <w:t>postgres</w:t>
      </w:r>
      <w:proofErr w:type="spellEnd"/>
      <w:r>
        <w:t xml:space="preserve">      | root</w:t>
      </w:r>
    </w:p>
    <w:p w14:paraId="4C8392F5" w14:textId="77777777" w:rsidR="00DF3346" w:rsidRDefault="00DF3346" w:rsidP="00DF3346">
      <w:pPr>
        <w:pStyle w:val="code"/>
      </w:pPr>
      <w:r>
        <w:t xml:space="preserve">  </w:t>
      </w:r>
      <w:proofErr w:type="spellStart"/>
      <w:r>
        <w:t>startrek</w:t>
      </w:r>
      <w:proofErr w:type="spellEnd"/>
      <w:r>
        <w:t xml:space="preserve">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w:t>
      </w:r>
      <w:proofErr w:type="spellStart"/>
      <w:r>
        <w:t>startrek</w:t>
      </w:r>
      <w:proofErr w:type="spellEnd"/>
      <w:r>
        <w:t xml:space="preserve">&gt; show </w:t>
      </w:r>
      <w:proofErr w:type="gramStart"/>
      <w:r>
        <w:t>tables;</w:t>
      </w:r>
      <w:proofErr w:type="gramEnd"/>
    </w:p>
    <w:p w14:paraId="747E2127" w14:textId="77777777" w:rsidR="00DF3346" w:rsidRDefault="00DF3346" w:rsidP="00DF334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w:t>
      </w:r>
      <w:proofErr w:type="gramStart"/>
      <w:r>
        <w:t>root  |</w:t>
      </w:r>
      <w:proofErr w:type="gramEnd"/>
      <w:r>
        <w:t xml:space="preserve">                   0</w:t>
      </w:r>
    </w:p>
    <w:p w14:paraId="5C4DC835" w14:textId="77777777" w:rsidR="00DF3346" w:rsidRDefault="00DF3346" w:rsidP="00DF3346">
      <w:pPr>
        <w:pStyle w:val="code"/>
      </w:pPr>
      <w:r>
        <w:t xml:space="preserve">  public      | quotes     | table | </w:t>
      </w:r>
      <w:proofErr w:type="gramStart"/>
      <w:r>
        <w:t>root  |</w:t>
      </w:r>
      <w:proofErr w:type="gramEnd"/>
      <w:r>
        <w:t xml:space="preserve">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w:t>
      </w:r>
      <w:proofErr w:type="spellStart"/>
      <w:r>
        <w:t>startrek</w:t>
      </w:r>
      <w:proofErr w:type="spellEnd"/>
      <w:r>
        <w:t xml:space="preserve">&gt; select * from episodes limit </w:t>
      </w:r>
      <w:proofErr w:type="gramStart"/>
      <w:r>
        <w:t>1;</w:t>
      </w:r>
      <w:proofErr w:type="gramEnd"/>
    </w:p>
    <w:p w14:paraId="1E9F2187" w14:textId="77777777" w:rsidR="00DF3346" w:rsidRDefault="00DF3346" w:rsidP="00DF3346">
      <w:pPr>
        <w:pStyle w:val="code"/>
      </w:pPr>
      <w:r>
        <w:t xml:space="preserve">  id | season | num |    title     | </w:t>
      </w:r>
      <w:proofErr w:type="spellStart"/>
      <w:r>
        <w:t>stardate</w:t>
      </w:r>
      <w:proofErr w:type="spellEnd"/>
    </w:p>
    <w:p w14:paraId="59D5EE5D" w14:textId="77777777" w:rsidR="00DF3346" w:rsidRDefault="00DF3346" w:rsidP="00DF3346">
      <w:pPr>
        <w:pStyle w:val="code"/>
      </w:pPr>
      <w:r>
        <w:t>-----+--------+-----+--------------+-----------</w:t>
      </w:r>
    </w:p>
    <w:p w14:paraId="7F265A12" w14:textId="77777777" w:rsidR="00DF3346" w:rsidRDefault="00DF3346" w:rsidP="00DF3346">
      <w:pPr>
        <w:pStyle w:val="code"/>
      </w:pPr>
      <w:r>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w:t>
      </w:r>
      <w:proofErr w:type="spellStart"/>
      <w:proofErr w:type="gramStart"/>
      <w:r>
        <w:t>source,bash</w:t>
      </w:r>
      <w:proofErr w:type="spellEnd"/>
      <w:proofErr w:type="gramEnd"/>
      <w:r>
        <w:t>]</w:t>
      </w:r>
    </w:p>
    <w:p w14:paraId="2A92D36B" w14:textId="6D69D345" w:rsidR="007503D9" w:rsidRDefault="007503D9" w:rsidP="00DF3346">
      <w:pPr>
        <w:pStyle w:val="code"/>
      </w:pPr>
      <w:r>
        <w:t>----</w:t>
      </w:r>
    </w:p>
    <w:p w14:paraId="38E5C2A9" w14:textId="77777777" w:rsidR="007503D9" w:rsidRDefault="007503D9" w:rsidP="007503D9">
      <w:pPr>
        <w:pStyle w:val="code"/>
      </w:pPr>
      <w:r>
        <w:t xml:space="preserve">[root@crdb1 </w:t>
      </w:r>
      <w:proofErr w:type="gramStart"/>
      <w:r>
        <w:t>cockroach]#</w:t>
      </w:r>
      <w:proofErr w:type="gramEnd"/>
      <w:r>
        <w:t xml:space="preserve"> cockroach workload </w:t>
      </w:r>
      <w:proofErr w:type="spellStart"/>
      <w:r>
        <w:t>init</w:t>
      </w:r>
      <w:proofErr w:type="spellEnd"/>
      <w:r>
        <w:t xml:space="preserve"> bank postgres://localhost:26257?sslmode=disable</w:t>
      </w:r>
    </w:p>
    <w:p w14:paraId="61698F8E" w14:textId="77777777" w:rsidR="007503D9" w:rsidRDefault="007503D9" w:rsidP="007503D9">
      <w:pPr>
        <w:pStyle w:val="code"/>
      </w:pPr>
      <w:r>
        <w:t>I210501 04:31:41.214008 1 workload/</w:t>
      </w:r>
      <w:proofErr w:type="spellStart"/>
      <w:r>
        <w:t>workloadsql</w:t>
      </w:r>
      <w:proofErr w:type="spellEnd"/>
      <w:r>
        <w:t>/</w:t>
      </w:r>
      <w:proofErr w:type="gramStart"/>
      <w:r>
        <w:t>dataload.go</w:t>
      </w:r>
      <w:proofErr w:type="gramEnd"/>
      <w:r>
        <w:t>:140  imported bank (0s, 1000 rows)</w:t>
      </w:r>
    </w:p>
    <w:p w14:paraId="653ABB0F" w14:textId="0FDAE59F" w:rsidR="007503D9" w:rsidRDefault="007503D9" w:rsidP="007503D9">
      <w:pPr>
        <w:pStyle w:val="code"/>
      </w:pPr>
      <w:r>
        <w:t>I210501 04:31:41.221478 1 workload/</w:t>
      </w:r>
      <w:proofErr w:type="spellStart"/>
      <w:r>
        <w:t>workloadsql</w:t>
      </w:r>
      <w:proofErr w:type="spellEnd"/>
      <w:r>
        <w:t>/</w:t>
      </w:r>
      <w:proofErr w:type="gramStart"/>
      <w:r>
        <w:t>workloadsql.go</w:t>
      </w:r>
      <w:proofErr w:type="gramEnd"/>
      <w:r>
        <w:t>:113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w:t>
      </w:r>
      <w:proofErr w:type="spellStart"/>
      <w:proofErr w:type="gramStart"/>
      <w:r>
        <w:t>source,bash</w:t>
      </w:r>
      <w:proofErr w:type="spellEnd"/>
      <w:proofErr w:type="gramEnd"/>
      <w:r>
        <w:t>]</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 xml:space="preserve">[root@crdb1 </w:t>
      </w:r>
      <w:proofErr w:type="gramStart"/>
      <w:r>
        <w:t>cockroach]#</w:t>
      </w:r>
      <w:proofErr w:type="gramEnd"/>
      <w:r>
        <w:t xml:space="preserve"> cockroach workload run  bank postgres://localhost:26257?sslmode=disable --duration 60s</w:t>
      </w:r>
    </w:p>
    <w:p w14:paraId="52E0ABDE" w14:textId="77777777" w:rsidR="006977C2" w:rsidRDefault="006977C2" w:rsidP="006977C2">
      <w:pPr>
        <w:pStyle w:val="code"/>
      </w:pPr>
      <w:r>
        <w:t>I210501 04:33:52.340852 1 workload/cli/</w:t>
      </w:r>
      <w:proofErr w:type="gramStart"/>
      <w:r>
        <w:t>run.go</w:t>
      </w:r>
      <w:proofErr w:type="gramEnd"/>
      <w:r>
        <w:t>:356  creating load generator...</w:t>
      </w:r>
    </w:p>
    <w:p w14:paraId="102E5398" w14:textId="77777777" w:rsidR="006977C2" w:rsidRDefault="006977C2" w:rsidP="006977C2">
      <w:pPr>
        <w:pStyle w:val="code"/>
      </w:pPr>
      <w:r>
        <w:t>I210501 04:33:52.344074 1 workload/cli/</w:t>
      </w:r>
      <w:proofErr w:type="gramStart"/>
      <w:r>
        <w:t>run.go</w:t>
      </w:r>
      <w:proofErr w:type="gramEnd"/>
      <w:r>
        <w:t>:387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45D6DD74" w:rsidR="003E429C" w:rsidRDefault="003E429C" w:rsidP="00E50DAC">
      <w:r>
        <w:t xml:space="preserve">The run command is primarily meant to generated data for load testing purposes but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0A03FA96" w:rsidR="00E50DAC" w:rsidRDefault="526BB698" w:rsidP="00E50DAC">
      <w:pPr>
        <w:rPr>
          <w:lang w:eastAsia="en-US"/>
        </w:rPr>
      </w:pPr>
      <w:r w:rsidRPr="526BB698">
        <w:rPr>
          <w:lang w:eastAsia="en-US"/>
        </w:rPr>
        <w:t xml:space="preserve">As </w:t>
      </w:r>
      <w:proofErr w:type="gramStart"/>
      <w:r w:rsidRPr="526BB698">
        <w:rPr>
          <w:lang w:eastAsia="en-US"/>
        </w:rPr>
        <w:t>we've</w:t>
      </w:r>
      <w:proofErr w:type="gramEnd"/>
      <w:r w:rsidRPr="526BB698">
        <w:rPr>
          <w:lang w:eastAsia="en-US"/>
        </w:rPr>
        <w:t xml:space="preserve"> seen already, </w:t>
      </w:r>
      <w:del w:id="299" w:author="Angela Rufino" w:date="2021-05-07T20:25:00Z">
        <w:r w:rsidR="00F24EAC" w:rsidRPr="526BB698" w:rsidDel="526BB698">
          <w:rPr>
            <w:lang w:eastAsia="en-US"/>
          </w:rPr>
          <w:delText xml:space="preserve"> </w:delText>
        </w:r>
      </w:del>
      <w:r w:rsidRPr="526BB698">
        <w:rPr>
          <w:lang w:eastAsia="en-US"/>
        </w:rPr>
        <w:t xml:space="preserve">data in a CockroachDB deployment is organized into specific namespaces called databases.  Database is a </w:t>
      </w:r>
      <w:proofErr w:type="gramStart"/>
      <w:r w:rsidRPr="526BB698">
        <w:rPr>
          <w:lang w:eastAsia="en-US"/>
        </w:rPr>
        <w:t>fairly loosely</w:t>
      </w:r>
      <w:proofErr w:type="gramEnd"/>
      <w:r w:rsidRPr="526BB698">
        <w:rPr>
          <w:lang w:eastAsia="en-US"/>
        </w:rPr>
        <w:t xml:space="preserve"> used and overloaded term – it's quite common for a CockroachDB cluster to be referred to as a database or for a database within a cluster to be referred to as a schema.  However, in CockroachDB, as in most other SQL databases, a database cluster contains one or more databases.  Within a database, one or more schemas may be defined, though </w:t>
      </w:r>
      <w:proofErr w:type="gramStart"/>
      <w:r w:rsidRPr="526BB698">
        <w:rPr>
          <w:lang w:eastAsia="en-US"/>
        </w:rPr>
        <w:t>it's</w:t>
      </w:r>
      <w:proofErr w:type="gramEnd"/>
      <w:r w:rsidRPr="526BB698">
        <w:rPr>
          <w:lang w:eastAsia="en-US"/>
        </w:rPr>
        <w:t xml:space="preserve">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 xml:space="preserve">[source, </w:t>
      </w:r>
      <w:proofErr w:type="spellStart"/>
      <w:r>
        <w:t>sql</w:t>
      </w:r>
      <w:proofErr w:type="spellEnd"/>
      <w:r>
        <w:t>]</w:t>
      </w:r>
    </w:p>
    <w:p w14:paraId="62B84480" w14:textId="08560F8E" w:rsidR="00E33CD3" w:rsidRDefault="00E33CD3" w:rsidP="001645C6">
      <w:pPr>
        <w:pStyle w:val="code"/>
      </w:pPr>
      <w:r>
        <w:t>----</w:t>
      </w:r>
    </w:p>
    <w:p w14:paraId="2DB08E08" w14:textId="77777777" w:rsidR="00E33CD3" w:rsidRDefault="00E33CD3" w:rsidP="001645C6">
      <w:pPr>
        <w:pStyle w:val="code"/>
      </w:pPr>
      <w:r>
        <w:t>root@:26257/</w:t>
      </w:r>
      <w:proofErr w:type="spellStart"/>
      <w:r>
        <w:t>defaultdb</w:t>
      </w:r>
      <w:proofErr w:type="spellEnd"/>
      <w:r>
        <w:t xml:space="preserve">&gt; show </w:t>
      </w:r>
      <w:proofErr w:type="gramStart"/>
      <w:r>
        <w:t>databases;</w:t>
      </w:r>
      <w:proofErr w:type="gramEnd"/>
    </w:p>
    <w:p w14:paraId="69459E06" w14:textId="77777777" w:rsidR="00E33CD3" w:rsidRDefault="00E33CD3" w:rsidP="001645C6">
      <w:pPr>
        <w:pStyle w:val="code"/>
      </w:pPr>
      <w:r>
        <w:t xml:space="preserve">  </w:t>
      </w:r>
      <w:proofErr w:type="spellStart"/>
      <w:r>
        <w:t>database_name</w:t>
      </w:r>
      <w:proofErr w:type="spellEnd"/>
      <w:r>
        <w:t xml:space="preserv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w:t>
      </w:r>
      <w:proofErr w:type="spellStart"/>
      <w:r>
        <w:t>defaultdb</w:t>
      </w:r>
      <w:proofErr w:type="spellEnd"/>
      <w:r>
        <w:t xml:space="preserve">     | root</w:t>
      </w:r>
    </w:p>
    <w:p w14:paraId="14740576" w14:textId="77777777" w:rsidR="00E33CD3" w:rsidRDefault="00E33CD3" w:rsidP="001645C6">
      <w:pPr>
        <w:pStyle w:val="code"/>
      </w:pPr>
      <w:r>
        <w:t xml:space="preserve">  </w:t>
      </w:r>
      <w:proofErr w:type="spellStart"/>
      <w:r>
        <w:t>postgres</w:t>
      </w:r>
      <w:proofErr w:type="spellEnd"/>
      <w:r>
        <w:t xml:space="preserve">      | root</w:t>
      </w:r>
    </w:p>
    <w:p w14:paraId="42024C98" w14:textId="77777777" w:rsidR="00E33CD3" w:rsidRDefault="00E33CD3" w:rsidP="001645C6">
      <w:pPr>
        <w:pStyle w:val="code"/>
      </w:pPr>
      <w:r>
        <w:t xml:space="preserve">  </w:t>
      </w:r>
      <w:proofErr w:type="spellStart"/>
      <w:r>
        <w:t>startrek</w:t>
      </w:r>
      <w:proofErr w:type="spellEnd"/>
      <w:r>
        <w:t xml:space="preserve">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lastRenderedPageBreak/>
        <w:t>----</w:t>
      </w:r>
    </w:p>
    <w:p w14:paraId="5992B4B8" w14:textId="6C2BD33A" w:rsidR="00E33CD3" w:rsidRDefault="00E33CD3" w:rsidP="00E33CD3">
      <w:pPr>
        <w:rPr>
          <w:lang w:eastAsia="en-US"/>
        </w:rPr>
      </w:pPr>
    </w:p>
    <w:p w14:paraId="685356D9" w14:textId="1828C6C9" w:rsidR="00E33CD3" w:rsidRDefault="00E33CD3" w:rsidP="00E33CD3">
      <w:pPr>
        <w:rPr>
          <w:lang w:eastAsia="en-US"/>
        </w:rPr>
      </w:pPr>
      <w:r>
        <w:rPr>
          <w:lang w:eastAsia="en-US"/>
        </w:rPr>
        <w:t>We can set our current database with the +</w:t>
      </w:r>
      <w:r w:rsidR="0076003D">
        <w:rPr>
          <w:lang w:eastAsia="en-US"/>
        </w:rPr>
        <w:t>use</w:t>
      </w:r>
      <w:r>
        <w:rPr>
          <w:lang w:eastAsia="en-US"/>
        </w:rPr>
        <w:t>+ command:</w:t>
      </w:r>
    </w:p>
    <w:p w14:paraId="6CE27978" w14:textId="77777777" w:rsidR="001645C6" w:rsidRDefault="001645C6" w:rsidP="00E33CD3">
      <w:pPr>
        <w:rPr>
          <w:lang w:eastAsia="en-US"/>
        </w:rPr>
      </w:pPr>
    </w:p>
    <w:p w14:paraId="2AF6898A" w14:textId="77777777" w:rsidR="00CA31B1" w:rsidRDefault="00CA31B1" w:rsidP="00CA31B1">
      <w:pPr>
        <w:pStyle w:val="code"/>
      </w:pPr>
      <w:r>
        <w:t xml:space="preserve">[source, </w:t>
      </w:r>
      <w:proofErr w:type="spellStart"/>
      <w:r>
        <w:t>sql</w:t>
      </w:r>
      <w:proofErr w:type="spellEnd"/>
      <w:r>
        <w:t>]</w:t>
      </w:r>
    </w:p>
    <w:p w14:paraId="4F073BF6" w14:textId="77777777" w:rsidR="00CA31B1" w:rsidRDefault="00CA31B1" w:rsidP="00CA31B1">
      <w:pPr>
        <w:pStyle w:val="code"/>
      </w:pPr>
      <w:r>
        <w:t>----</w:t>
      </w:r>
    </w:p>
    <w:p w14:paraId="37509F28" w14:textId="77777777" w:rsidR="00CA31B1" w:rsidRDefault="00CA31B1" w:rsidP="00CA31B1">
      <w:pPr>
        <w:pStyle w:val="code"/>
      </w:pPr>
    </w:p>
    <w:p w14:paraId="1D548D1F" w14:textId="77777777" w:rsidR="001645C6" w:rsidRDefault="001645C6" w:rsidP="001645C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28435C39" w:rsidR="001645C6" w:rsidRDefault="001645C6" w:rsidP="001645C6">
      <w:pPr>
        <w:pStyle w:val="code"/>
      </w:pPr>
      <w:r>
        <w:t>---</w:t>
      </w:r>
      <w:r w:rsidR="00CA31B1">
        <w:t>-</w:t>
      </w:r>
    </w:p>
    <w:p w14:paraId="197BD404" w14:textId="3E8157D3" w:rsidR="001645C6" w:rsidRDefault="001645C6" w:rsidP="001645C6">
      <w:pPr>
        <w:pStyle w:val="code"/>
      </w:pPr>
    </w:p>
    <w:p w14:paraId="0313003D" w14:textId="29F82E85" w:rsidR="001645C6" w:rsidRDefault="001645C6" w:rsidP="001645C6">
      <w:r>
        <w:t>We list tables within a database with the +</w:t>
      </w:r>
      <w:r w:rsidR="0076003D">
        <w:t>show tables</w:t>
      </w:r>
      <w:r>
        <w:t>+ command:</w:t>
      </w:r>
    </w:p>
    <w:p w14:paraId="6957BC82" w14:textId="65E7C03C" w:rsidR="001645C6" w:rsidRDefault="001645C6" w:rsidP="001645C6">
      <w:pPr>
        <w:pStyle w:val="code"/>
      </w:pPr>
    </w:p>
    <w:p w14:paraId="3FCF46D3" w14:textId="77777777" w:rsidR="001645C6" w:rsidRDefault="001645C6" w:rsidP="001645C6">
      <w:pPr>
        <w:pStyle w:val="code"/>
      </w:pPr>
      <w:r>
        <w:t xml:space="preserve">[source, </w:t>
      </w:r>
      <w:proofErr w:type="spellStart"/>
      <w:r>
        <w:t>sql</w:t>
      </w:r>
      <w:proofErr w:type="spellEnd"/>
      <w:r>
        <w:t>]</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w:t>
      </w:r>
      <w:proofErr w:type="spellStart"/>
      <w:r>
        <w:t>startrek</w:t>
      </w:r>
      <w:proofErr w:type="spellEnd"/>
      <w:r>
        <w:t xml:space="preserve">&gt; show </w:t>
      </w:r>
      <w:proofErr w:type="gramStart"/>
      <w:r>
        <w:t>tables;</w:t>
      </w:r>
      <w:proofErr w:type="gramEnd"/>
    </w:p>
    <w:p w14:paraId="0816BC41" w14:textId="77777777" w:rsidR="001645C6" w:rsidRDefault="001645C6" w:rsidP="001645C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w:t>
      </w:r>
      <w:proofErr w:type="gramStart"/>
      <w:r>
        <w:t>root  |</w:t>
      </w:r>
      <w:proofErr w:type="gramEnd"/>
      <w:r>
        <w:t xml:space="preserve">                  79</w:t>
      </w:r>
    </w:p>
    <w:p w14:paraId="5653FA66" w14:textId="77777777" w:rsidR="001645C6" w:rsidRDefault="001645C6" w:rsidP="001645C6">
      <w:pPr>
        <w:pStyle w:val="code"/>
      </w:pPr>
      <w:r>
        <w:t xml:space="preserve">  public      | quotes     | table | </w:t>
      </w:r>
      <w:proofErr w:type="gramStart"/>
      <w:r>
        <w:t>root  |</w:t>
      </w:r>
      <w:proofErr w:type="gramEnd"/>
      <w:r>
        <w:t xml:space="preserve">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 xml:space="preserve">[source, </w:t>
      </w:r>
      <w:proofErr w:type="spellStart"/>
      <w:r>
        <w:t>sql</w:t>
      </w:r>
      <w:proofErr w:type="spellEnd"/>
      <w:r>
        <w:t>]</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w:t>
      </w:r>
      <w:proofErr w:type="spellStart"/>
      <w:r>
        <w:t>startrek</w:t>
      </w:r>
      <w:proofErr w:type="spellEnd"/>
      <w:r>
        <w:t xml:space="preserve">&gt; \d </w:t>
      </w:r>
      <w:proofErr w:type="gramStart"/>
      <w:r>
        <w:t>quotes;</w:t>
      </w:r>
      <w:proofErr w:type="gramEnd"/>
    </w:p>
    <w:p w14:paraId="3B748C06" w14:textId="77777777" w:rsidR="0005484A" w:rsidRDefault="0005484A" w:rsidP="0005484A">
      <w:pPr>
        <w:pStyle w:val="code"/>
      </w:pPr>
      <w:r>
        <w:t xml:space="preserve">  </w:t>
      </w:r>
      <w:proofErr w:type="spellStart"/>
      <w:r>
        <w:t>column_name</w:t>
      </w:r>
      <w:proofErr w:type="spellEnd"/>
      <w:r>
        <w:t xml:space="preserve"> | </w:t>
      </w:r>
      <w:proofErr w:type="spellStart"/>
      <w:r>
        <w:t>data_type</w:t>
      </w:r>
      <w:proofErr w:type="spellEnd"/>
      <w:r>
        <w:t xml:space="preserve"> | </w:t>
      </w:r>
      <w:proofErr w:type="spellStart"/>
      <w:r>
        <w:t>is_nullable</w:t>
      </w:r>
      <w:proofErr w:type="spellEnd"/>
      <w:r>
        <w:t xml:space="preserve"> | </w:t>
      </w:r>
      <w:proofErr w:type="spellStart"/>
      <w:r>
        <w:t>column_default</w:t>
      </w:r>
      <w:proofErr w:type="spellEnd"/>
      <w:r>
        <w:t xml:space="preserve"> | </w:t>
      </w:r>
      <w:proofErr w:type="spellStart"/>
      <w:r>
        <w:t>generation_expression</w:t>
      </w:r>
      <w:proofErr w:type="spellEnd"/>
      <w:r>
        <w:t xml:space="preserve"> |           indices            | </w:t>
      </w:r>
      <w:proofErr w:type="spellStart"/>
      <w:r>
        <w:t>is_</w:t>
      </w:r>
      <w:proofErr w:type="gramStart"/>
      <w:r>
        <w:t>hidden</w:t>
      </w:r>
      <w:proofErr w:type="spellEnd"/>
      <w:proofErr w:type="gramEnd"/>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w:t>
      </w:r>
      <w:proofErr w:type="gramStart"/>
      <w:r>
        <w:t xml:space="preserve">{}   </w:t>
      </w:r>
      <w:proofErr w:type="gramEnd"/>
      <w:r>
        <w:t xml:space="preserve">                        |   false</w:t>
      </w:r>
    </w:p>
    <w:p w14:paraId="20697F04" w14:textId="77777777" w:rsidR="0005484A" w:rsidRDefault="0005484A" w:rsidP="0005484A">
      <w:pPr>
        <w:pStyle w:val="code"/>
      </w:pPr>
      <w:r>
        <w:t xml:space="preserve">  </w:t>
      </w:r>
      <w:proofErr w:type="gramStart"/>
      <w:r>
        <w:t>characters  |</w:t>
      </w:r>
      <w:proofErr w:type="gramEnd"/>
      <w:r>
        <w:t xml:space="preserve"> STRING    |    true     | NULL           |                       | {}                           |   false</w:t>
      </w:r>
    </w:p>
    <w:p w14:paraId="0A3A73DE" w14:textId="77777777" w:rsidR="0005484A" w:rsidRDefault="0005484A" w:rsidP="0005484A">
      <w:pPr>
        <w:pStyle w:val="code"/>
      </w:pPr>
      <w:r>
        <w:t xml:space="preserve">  </w:t>
      </w:r>
      <w:proofErr w:type="spellStart"/>
      <w:r>
        <w:t>stardate</w:t>
      </w:r>
      <w:proofErr w:type="spellEnd"/>
      <w:r>
        <w:t xml:space="preserve">    | DECIMAL   |    true     | NULL           |                       | </w:t>
      </w:r>
      <w:proofErr w:type="gramStart"/>
      <w:r>
        <w:t xml:space="preserve">{}   </w:t>
      </w:r>
      <w:proofErr w:type="gramEnd"/>
      <w:r>
        <w:t xml:space="preserve">                        |   false</w:t>
      </w:r>
    </w:p>
    <w:p w14:paraId="7F7BB857" w14:textId="77777777" w:rsidR="0005484A" w:rsidRDefault="0005484A" w:rsidP="0005484A">
      <w:pPr>
        <w:pStyle w:val="code"/>
      </w:pPr>
      <w:r>
        <w:t xml:space="preserve">  episode     | INT8      |    true     | NULL           |                       | {</w:t>
      </w:r>
      <w:proofErr w:type="spellStart"/>
      <w:r>
        <w:t>quotes_episode_</w:t>
      </w:r>
      <w:proofErr w:type="gramStart"/>
      <w:r>
        <w:t>idx</w:t>
      </w:r>
      <w:proofErr w:type="spellEnd"/>
      <w:r>
        <w:t xml:space="preserve">}   </w:t>
      </w:r>
      <w:proofErr w:type="gramEnd"/>
      <w:r>
        <w:t xml:space="preserve">      |   false</w:t>
      </w:r>
    </w:p>
    <w:p w14:paraId="485BDC00" w14:textId="77777777" w:rsidR="0005484A" w:rsidRDefault="0005484A" w:rsidP="0005484A">
      <w:pPr>
        <w:pStyle w:val="code"/>
      </w:pPr>
      <w:r>
        <w:t xml:space="preserve">  </w:t>
      </w:r>
      <w:proofErr w:type="spellStart"/>
      <w:r>
        <w:t>rowid</w:t>
      </w:r>
      <w:proofErr w:type="spellEnd"/>
      <w:r>
        <w:t xml:space="preserve">       | INT8      |    false    | </w:t>
      </w:r>
      <w:proofErr w:type="spellStart"/>
      <w:r>
        <w:t>unique_</w:t>
      </w:r>
      <w:proofErr w:type="gramStart"/>
      <w:r>
        <w:t>rowid</w:t>
      </w:r>
      <w:proofErr w:type="spellEnd"/>
      <w:r>
        <w:t>(</w:t>
      </w:r>
      <w:proofErr w:type="gramEnd"/>
      <w:r>
        <w:t>) |                       | {</w:t>
      </w:r>
      <w:proofErr w:type="spellStart"/>
      <w:r>
        <w:t>primary,quotes_episode_idx</w:t>
      </w:r>
      <w:proofErr w:type="spellEnd"/>
      <w:r>
        <w:t>}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365B2858" w14:textId="77777777" w:rsidR="00A06499" w:rsidRDefault="00A06499" w:rsidP="00A06499">
      <w:pPr>
        <w:rPr>
          <w:ins w:id="300" w:author="Guy Harrison" w:date="2021-05-10T09:42:00Z"/>
          <w:lang w:eastAsia="en-US"/>
        </w:rPr>
      </w:pPr>
      <w:ins w:id="301" w:author="Guy Harrison" w:date="2021-05-10T09:42:00Z">
        <w:r>
          <w:rPr>
            <w:lang w:eastAsia="en-US"/>
          </w:rPr>
          <w:t xml:space="preserve">Here we connect to the </w:t>
        </w:r>
        <w:proofErr w:type="spellStart"/>
        <w:r>
          <w:rPr>
            <w:lang w:eastAsia="en-US"/>
          </w:rPr>
          <w:t>Startrek</w:t>
        </w:r>
        <w:proofErr w:type="spellEnd"/>
        <w:r>
          <w:rPr>
            <w:lang w:eastAsia="en-US"/>
          </w:rPr>
          <w:t xml:space="preserve"> sample database and issue a query to find the episodes with the most quotes:</w:t>
        </w:r>
      </w:ins>
    </w:p>
    <w:p w14:paraId="0F4791D5" w14:textId="7BBDAB22" w:rsidR="005F48EF" w:rsidDel="00A06499" w:rsidRDefault="005F48EF" w:rsidP="005F48EF">
      <w:pPr>
        <w:rPr>
          <w:del w:id="302" w:author="Guy Harrison" w:date="2021-05-10T09:42:00Z"/>
          <w:lang w:eastAsia="en-US"/>
        </w:rPr>
      </w:pPr>
      <w:del w:id="303" w:author="Guy Harrison" w:date="2021-05-10T09:42:00Z">
        <w:r w:rsidDel="00A06499">
          <w:rPr>
            <w:lang w:eastAsia="en-US"/>
          </w:rPr>
          <w:delText xml:space="preserve">Here we create a </w:delText>
        </w:r>
        <w:r w:rsidR="0051501D" w:rsidDel="00A06499">
          <w:rPr>
            <w:lang w:eastAsia="en-US"/>
          </w:rPr>
          <w:delText xml:space="preserve">table within the startrek </w:delText>
        </w:r>
        <w:r w:rsidR="0076054D" w:rsidDel="00A06499">
          <w:rPr>
            <w:lang w:eastAsia="en-US"/>
          </w:rPr>
          <w:delText>database</w:delText>
        </w:r>
        <w:r w:rsidR="0051501D" w:rsidDel="00A06499">
          <w:rPr>
            <w:lang w:eastAsia="en-US"/>
          </w:rPr>
          <w:delText xml:space="preserve">, load it with some derived data and </w:delText>
        </w:r>
        <w:r w:rsidR="00356EB0" w:rsidDel="00A06499">
          <w:rPr>
            <w:lang w:eastAsia="en-US"/>
          </w:rPr>
          <w:delText>issue a query:</w:delText>
        </w:r>
      </w:del>
    </w:p>
    <w:p w14:paraId="1519E77B" w14:textId="1DD211E2" w:rsidR="007605B8" w:rsidRDefault="007605B8" w:rsidP="005F48EF">
      <w:pPr>
        <w:rPr>
          <w:lang w:eastAsia="en-US"/>
        </w:rPr>
      </w:pPr>
    </w:p>
    <w:p w14:paraId="394A611B" w14:textId="7712154F" w:rsidR="00F76BD9" w:rsidRDefault="00F76BD9" w:rsidP="00F76BD9">
      <w:pPr>
        <w:pStyle w:val="code"/>
      </w:pPr>
      <w:r>
        <w:t xml:space="preserve">[source, </w:t>
      </w:r>
      <w:proofErr w:type="spellStart"/>
      <w:r>
        <w:t>sql</w:t>
      </w:r>
      <w:proofErr w:type="spellEnd"/>
      <w:r>
        <w:t>]</w:t>
      </w:r>
    </w:p>
    <w:p w14:paraId="0BC86B51" w14:textId="295B1D80" w:rsidR="00F76BD9" w:rsidRDefault="00F76BD9" w:rsidP="00F76BD9">
      <w:pPr>
        <w:pStyle w:val="code"/>
      </w:pPr>
      <w:r>
        <w:t>----</w:t>
      </w:r>
    </w:p>
    <w:p w14:paraId="04C067E3" w14:textId="77777777" w:rsidR="00BA72B8" w:rsidRDefault="00BA72B8" w:rsidP="00BA72B8">
      <w:pPr>
        <w:pStyle w:val="code"/>
        <w:rPr>
          <w:ins w:id="304" w:author="Guy Harrison" w:date="2021-05-10T09:42:00Z"/>
        </w:rPr>
      </w:pPr>
      <w:ins w:id="305" w:author="Guy Harrison" w:date="2021-05-10T09:42:00Z">
        <w:r>
          <w:t>root@localhost:26257/</w:t>
        </w:r>
        <w:proofErr w:type="spellStart"/>
        <w:r>
          <w:t>defaultdb</w:t>
        </w:r>
        <w:proofErr w:type="spellEnd"/>
        <w:r>
          <w:t xml:space="preserve">&gt; USE </w:t>
        </w:r>
        <w:proofErr w:type="spellStart"/>
        <w:proofErr w:type="gramStart"/>
        <w:r>
          <w:t>startrek</w:t>
        </w:r>
        <w:proofErr w:type="spellEnd"/>
        <w:r>
          <w:t>;</w:t>
        </w:r>
        <w:proofErr w:type="gramEnd"/>
      </w:ins>
    </w:p>
    <w:p w14:paraId="645E177A" w14:textId="77777777" w:rsidR="00BA72B8" w:rsidRDefault="00BA72B8" w:rsidP="00BA72B8">
      <w:pPr>
        <w:pStyle w:val="code"/>
        <w:rPr>
          <w:ins w:id="306" w:author="Guy Harrison" w:date="2021-05-10T09:42:00Z"/>
        </w:rPr>
      </w:pPr>
    </w:p>
    <w:p w14:paraId="08B77D03" w14:textId="77777777" w:rsidR="00BA72B8" w:rsidRDefault="00BA72B8" w:rsidP="00BA72B8">
      <w:pPr>
        <w:pStyle w:val="code"/>
        <w:rPr>
          <w:ins w:id="307" w:author="Guy Harrison" w:date="2021-05-10T09:42:00Z"/>
        </w:rPr>
      </w:pPr>
      <w:ins w:id="308" w:author="Guy Harrison" w:date="2021-05-10T09:42:00Z">
        <w:r>
          <w:t>SELECT id,</w:t>
        </w:r>
      </w:ins>
    </w:p>
    <w:p w14:paraId="02439FD4" w14:textId="77777777" w:rsidR="00BA72B8" w:rsidRDefault="00BA72B8" w:rsidP="00BA72B8">
      <w:pPr>
        <w:pStyle w:val="code"/>
        <w:rPr>
          <w:ins w:id="309" w:author="Guy Harrison" w:date="2021-05-10T09:42:00Z"/>
        </w:rPr>
      </w:pPr>
      <w:ins w:id="310" w:author="Guy Harrison" w:date="2021-05-10T09:42:00Z">
        <w:r>
          <w:t xml:space="preserve">    title,</w:t>
        </w:r>
      </w:ins>
    </w:p>
    <w:p w14:paraId="77574348" w14:textId="77777777" w:rsidR="00BA72B8" w:rsidRDefault="00BA72B8" w:rsidP="00BA72B8">
      <w:pPr>
        <w:pStyle w:val="code"/>
        <w:rPr>
          <w:ins w:id="311" w:author="Guy Harrison" w:date="2021-05-10T09:42:00Z"/>
        </w:rPr>
      </w:pPr>
      <w:ins w:id="312" w:author="Guy Harrison" w:date="2021-05-10T09:42:00Z">
        <w:r>
          <w:t xml:space="preserve">    </w:t>
        </w:r>
        <w:proofErr w:type="gramStart"/>
        <w:r>
          <w:t>count(</w:t>
        </w:r>
        <w:proofErr w:type="gramEnd"/>
        <w:r>
          <w:t xml:space="preserve">*) AS </w:t>
        </w:r>
        <w:proofErr w:type="spellStart"/>
        <w:r>
          <w:t>quote_count</w:t>
        </w:r>
        <w:proofErr w:type="spellEnd"/>
      </w:ins>
    </w:p>
    <w:p w14:paraId="69BD14FF" w14:textId="77777777" w:rsidR="00BA72B8" w:rsidRDefault="00BA72B8" w:rsidP="00BA72B8">
      <w:pPr>
        <w:pStyle w:val="code"/>
        <w:rPr>
          <w:ins w:id="313" w:author="Guy Harrison" w:date="2021-05-10T09:42:00Z"/>
        </w:rPr>
      </w:pPr>
      <w:ins w:id="314" w:author="Guy Harrison" w:date="2021-05-10T09:42:00Z">
        <w:r>
          <w:t>FROM episodes AS e</w:t>
        </w:r>
      </w:ins>
    </w:p>
    <w:p w14:paraId="15DB6483" w14:textId="77777777" w:rsidR="00BA72B8" w:rsidRDefault="00BA72B8" w:rsidP="00BA72B8">
      <w:pPr>
        <w:pStyle w:val="code"/>
        <w:rPr>
          <w:ins w:id="315" w:author="Guy Harrison" w:date="2021-05-10T09:42:00Z"/>
        </w:rPr>
      </w:pPr>
      <w:ins w:id="316" w:author="Guy Harrison" w:date="2021-05-10T09:42:00Z">
        <w:r>
          <w:t xml:space="preserve">    LEFT OUTER JOIN quotes AS q ON (e.id = </w:t>
        </w:r>
        <w:proofErr w:type="spellStart"/>
        <w:proofErr w:type="gramStart"/>
        <w:r>
          <w:t>q.episode</w:t>
        </w:r>
        <w:proofErr w:type="spellEnd"/>
        <w:proofErr w:type="gramEnd"/>
        <w:r>
          <w:t>)</w:t>
        </w:r>
      </w:ins>
    </w:p>
    <w:p w14:paraId="1CABC252" w14:textId="77777777" w:rsidR="00BA72B8" w:rsidRDefault="00BA72B8" w:rsidP="00BA72B8">
      <w:pPr>
        <w:pStyle w:val="code"/>
        <w:rPr>
          <w:ins w:id="317" w:author="Guy Harrison" w:date="2021-05-10T09:42:00Z"/>
        </w:rPr>
      </w:pPr>
      <w:ins w:id="318" w:author="Guy Harrison" w:date="2021-05-10T09:42:00Z">
        <w:r>
          <w:t>GROUP BY id,</w:t>
        </w:r>
      </w:ins>
    </w:p>
    <w:p w14:paraId="044A7745" w14:textId="77777777" w:rsidR="00BA72B8" w:rsidRDefault="00BA72B8" w:rsidP="00BA72B8">
      <w:pPr>
        <w:pStyle w:val="code"/>
        <w:rPr>
          <w:ins w:id="319" w:author="Guy Harrison" w:date="2021-05-10T09:42:00Z"/>
        </w:rPr>
      </w:pPr>
      <w:ins w:id="320" w:author="Guy Harrison" w:date="2021-05-10T09:42:00Z">
        <w:r>
          <w:t xml:space="preserve">    title</w:t>
        </w:r>
      </w:ins>
    </w:p>
    <w:p w14:paraId="37CE3D60" w14:textId="77777777" w:rsidR="00BA72B8" w:rsidRDefault="00BA72B8" w:rsidP="00BA72B8">
      <w:pPr>
        <w:pStyle w:val="code"/>
        <w:rPr>
          <w:ins w:id="321" w:author="Guy Harrison" w:date="2021-05-10T09:42:00Z"/>
        </w:rPr>
      </w:pPr>
      <w:ins w:id="322" w:author="Guy Harrison" w:date="2021-05-10T09:42:00Z">
        <w:r>
          <w:t>ORDER BY 3 DESC</w:t>
        </w:r>
      </w:ins>
    </w:p>
    <w:p w14:paraId="7E156543" w14:textId="77777777" w:rsidR="00BA72B8" w:rsidRDefault="00BA72B8" w:rsidP="00BA72B8">
      <w:pPr>
        <w:pStyle w:val="code"/>
        <w:rPr>
          <w:ins w:id="323" w:author="Guy Harrison" w:date="2021-05-10T09:42:00Z"/>
        </w:rPr>
      </w:pPr>
      <w:ins w:id="324" w:author="Guy Harrison" w:date="2021-05-10T09:42:00Z">
        <w:r>
          <w:t xml:space="preserve">LIMIT </w:t>
        </w:r>
        <w:proofErr w:type="gramStart"/>
        <w:r>
          <w:t>10;</w:t>
        </w:r>
        <w:proofErr w:type="gramEnd"/>
        <w:r>
          <w:t xml:space="preserve"> </w:t>
        </w:r>
      </w:ins>
    </w:p>
    <w:p w14:paraId="15DAAFEE" w14:textId="77777777" w:rsidR="00BA72B8" w:rsidRDefault="00BA72B8" w:rsidP="00BA72B8">
      <w:pPr>
        <w:pStyle w:val="code"/>
        <w:rPr>
          <w:ins w:id="325" w:author="Guy Harrison" w:date="2021-05-10T09:42:00Z"/>
        </w:rPr>
      </w:pPr>
      <w:ins w:id="326" w:author="Guy Harrison" w:date="2021-05-10T09:42:00Z">
        <w:r>
          <w:t>SET</w:t>
        </w:r>
      </w:ins>
    </w:p>
    <w:p w14:paraId="019C0938" w14:textId="77777777" w:rsidR="00BA72B8" w:rsidRDefault="00BA72B8" w:rsidP="00BA72B8">
      <w:pPr>
        <w:pStyle w:val="code"/>
        <w:rPr>
          <w:ins w:id="327" w:author="Guy Harrison" w:date="2021-05-10T09:42:00Z"/>
        </w:rPr>
      </w:pPr>
    </w:p>
    <w:p w14:paraId="5A1A4EF5" w14:textId="77777777" w:rsidR="00BA72B8" w:rsidRDefault="00BA72B8" w:rsidP="00BA72B8">
      <w:pPr>
        <w:pStyle w:val="code"/>
        <w:rPr>
          <w:ins w:id="328" w:author="Guy Harrison" w:date="2021-05-10T09:42:00Z"/>
        </w:rPr>
      </w:pPr>
      <w:ins w:id="329" w:author="Guy Harrison" w:date="2021-05-10T09:42:00Z">
        <w:r>
          <w:t>Time: 1ms total (execution 0ms / network 1ms)</w:t>
        </w:r>
      </w:ins>
    </w:p>
    <w:p w14:paraId="3E53EDE3" w14:textId="77777777" w:rsidR="00BA72B8" w:rsidRDefault="00BA72B8" w:rsidP="00BA72B8">
      <w:pPr>
        <w:pStyle w:val="code"/>
        <w:rPr>
          <w:ins w:id="330" w:author="Guy Harrison" w:date="2021-05-10T09:42:00Z"/>
        </w:rPr>
      </w:pPr>
    </w:p>
    <w:p w14:paraId="34D9FD73" w14:textId="77777777" w:rsidR="00BA72B8" w:rsidRDefault="00BA72B8" w:rsidP="00BA72B8">
      <w:pPr>
        <w:pStyle w:val="code"/>
        <w:rPr>
          <w:ins w:id="331" w:author="Guy Harrison" w:date="2021-05-10T09:42:00Z"/>
        </w:rPr>
      </w:pPr>
      <w:ins w:id="332" w:author="Guy Harrison" w:date="2021-05-10T09:42:00Z">
        <w:r>
          <w:t xml:space="preserve">  id |              title              | </w:t>
        </w:r>
        <w:proofErr w:type="spellStart"/>
        <w:r>
          <w:t>quote_count</w:t>
        </w:r>
        <w:proofErr w:type="spellEnd"/>
      </w:ins>
    </w:p>
    <w:p w14:paraId="29DCF268" w14:textId="77777777" w:rsidR="00BA72B8" w:rsidRDefault="00BA72B8" w:rsidP="00BA72B8">
      <w:pPr>
        <w:pStyle w:val="code"/>
        <w:rPr>
          <w:ins w:id="333" w:author="Guy Harrison" w:date="2021-05-10T09:42:00Z"/>
        </w:rPr>
      </w:pPr>
      <w:ins w:id="334" w:author="Guy Harrison" w:date="2021-05-10T09:42:00Z">
        <w:r>
          <w:t>-----+---------------------------------+--------------</w:t>
        </w:r>
      </w:ins>
    </w:p>
    <w:p w14:paraId="1C4C3A27" w14:textId="77777777" w:rsidR="00BA72B8" w:rsidRDefault="00BA72B8" w:rsidP="00BA72B8">
      <w:pPr>
        <w:pStyle w:val="code"/>
        <w:rPr>
          <w:ins w:id="335" w:author="Guy Harrison" w:date="2021-05-10T09:42:00Z"/>
        </w:rPr>
      </w:pPr>
      <w:ins w:id="336" w:author="Guy Harrison" w:date="2021-05-10T09:42:00Z">
        <w:r>
          <w:t xml:space="preserve">  53 | The Ultimate Computer           |          11</w:t>
        </w:r>
      </w:ins>
    </w:p>
    <w:p w14:paraId="335FB0C0" w14:textId="77777777" w:rsidR="00BA72B8" w:rsidRDefault="00BA72B8" w:rsidP="00BA72B8">
      <w:pPr>
        <w:pStyle w:val="code"/>
        <w:rPr>
          <w:ins w:id="337" w:author="Guy Harrison" w:date="2021-05-10T09:42:00Z"/>
        </w:rPr>
      </w:pPr>
      <w:ins w:id="338" w:author="Guy Harrison" w:date="2021-05-10T09:42:00Z">
        <w:r>
          <w:t xml:space="preserve">  77 | The Savage Curtain              |           9</w:t>
        </w:r>
      </w:ins>
    </w:p>
    <w:p w14:paraId="790C93A2" w14:textId="77777777" w:rsidR="00BA72B8" w:rsidRDefault="00BA72B8" w:rsidP="00BA72B8">
      <w:pPr>
        <w:pStyle w:val="code"/>
        <w:rPr>
          <w:ins w:id="339" w:author="Guy Harrison" w:date="2021-05-10T09:42:00Z"/>
        </w:rPr>
      </w:pPr>
      <w:ins w:id="340" w:author="Guy Harrison" w:date="2021-05-10T09:42:00Z">
        <w:r>
          <w:t xml:space="preserve">  11 | The Menagerie, Part I           |           7</w:t>
        </w:r>
      </w:ins>
    </w:p>
    <w:p w14:paraId="72889E8A" w14:textId="77777777" w:rsidR="00BA72B8" w:rsidRDefault="00BA72B8" w:rsidP="00BA72B8">
      <w:pPr>
        <w:pStyle w:val="code"/>
        <w:rPr>
          <w:ins w:id="341" w:author="Guy Harrison" w:date="2021-05-10T09:42:00Z"/>
        </w:rPr>
      </w:pPr>
      <w:ins w:id="342" w:author="Guy Harrison" w:date="2021-05-10T09:42:00Z">
        <w:r>
          <w:t xml:space="preserve">  38 | Metamorphosis                   |           7</w:t>
        </w:r>
      </w:ins>
    </w:p>
    <w:p w14:paraId="7E371B86" w14:textId="77777777" w:rsidR="00BA72B8" w:rsidRDefault="00BA72B8" w:rsidP="00BA72B8">
      <w:pPr>
        <w:pStyle w:val="code"/>
        <w:rPr>
          <w:ins w:id="343" w:author="Guy Harrison" w:date="2021-05-10T09:42:00Z"/>
        </w:rPr>
      </w:pPr>
      <w:ins w:id="344" w:author="Guy Harrison" w:date="2021-05-10T09:42:00Z">
        <w:r>
          <w:t xml:space="preserve">  16 | The Galileo Seven               |           7</w:t>
        </w:r>
      </w:ins>
    </w:p>
    <w:p w14:paraId="2327EC93" w14:textId="77777777" w:rsidR="00BA72B8" w:rsidRDefault="00BA72B8" w:rsidP="00BA72B8">
      <w:pPr>
        <w:pStyle w:val="code"/>
        <w:rPr>
          <w:ins w:id="345" w:author="Guy Harrison" w:date="2021-05-10T09:42:00Z"/>
        </w:rPr>
      </w:pPr>
      <w:ins w:id="346" w:author="Guy Harrison" w:date="2021-05-10T09:42:00Z">
        <w:r>
          <w:t xml:space="preserve">  28 | The City on the Edge of Forever |           6</w:t>
        </w:r>
      </w:ins>
    </w:p>
    <w:p w14:paraId="4DAB97D9" w14:textId="77777777" w:rsidR="00BA72B8" w:rsidRDefault="00BA72B8" w:rsidP="00BA72B8">
      <w:pPr>
        <w:pStyle w:val="code"/>
        <w:rPr>
          <w:ins w:id="347" w:author="Guy Harrison" w:date="2021-05-10T09:42:00Z"/>
        </w:rPr>
      </w:pPr>
      <w:ins w:id="348" w:author="Guy Harrison" w:date="2021-05-10T09:42:00Z">
        <w:r>
          <w:t xml:space="preserve">  26 | Errand of Mercy                 |           6</w:t>
        </w:r>
      </w:ins>
    </w:p>
    <w:p w14:paraId="4AED2E82" w14:textId="77777777" w:rsidR="00BA72B8" w:rsidRDefault="00BA72B8" w:rsidP="00BA72B8">
      <w:pPr>
        <w:pStyle w:val="code"/>
        <w:rPr>
          <w:ins w:id="349" w:author="Guy Harrison" w:date="2021-05-10T09:42:00Z"/>
        </w:rPr>
      </w:pPr>
      <w:ins w:id="350" w:author="Guy Harrison" w:date="2021-05-10T09:42:00Z">
        <w:r>
          <w:t xml:space="preserve">  24 | This Side of Paradise           |           5</w:t>
        </w:r>
      </w:ins>
    </w:p>
    <w:p w14:paraId="081E006E" w14:textId="77777777" w:rsidR="00BA72B8" w:rsidRDefault="00BA72B8" w:rsidP="00BA72B8">
      <w:pPr>
        <w:pStyle w:val="code"/>
        <w:rPr>
          <w:ins w:id="351" w:author="Guy Harrison" w:date="2021-05-10T09:42:00Z"/>
        </w:rPr>
      </w:pPr>
      <w:ins w:id="352" w:author="Guy Harrison" w:date="2021-05-10T09:42:00Z">
        <w:r>
          <w:t xml:space="preserve">  23 | A Taste of Armageddon           |           5</w:t>
        </w:r>
      </w:ins>
    </w:p>
    <w:p w14:paraId="02032F37" w14:textId="77777777" w:rsidR="00BA72B8" w:rsidRDefault="00BA72B8" w:rsidP="00BA72B8">
      <w:pPr>
        <w:pStyle w:val="code"/>
        <w:rPr>
          <w:ins w:id="353" w:author="Guy Harrison" w:date="2021-05-10T09:42:00Z"/>
        </w:rPr>
      </w:pPr>
      <w:ins w:id="354" w:author="Guy Harrison" w:date="2021-05-10T09:42:00Z">
        <w:r>
          <w:t xml:space="preserve">  37 | I, Mudd                         |           5</w:t>
        </w:r>
      </w:ins>
    </w:p>
    <w:p w14:paraId="4F370DBF" w14:textId="77777777" w:rsidR="00BA72B8" w:rsidRDefault="00BA72B8" w:rsidP="00BA72B8">
      <w:pPr>
        <w:pStyle w:val="code"/>
        <w:rPr>
          <w:ins w:id="355" w:author="Guy Harrison" w:date="2021-05-10T09:42:00Z"/>
        </w:rPr>
      </w:pPr>
      <w:ins w:id="356" w:author="Guy Harrison" w:date="2021-05-10T09:42:00Z">
        <w:r>
          <w:t>(10 rows)</w:t>
        </w:r>
      </w:ins>
    </w:p>
    <w:p w14:paraId="0E173E25" w14:textId="77777777" w:rsidR="00BA72B8" w:rsidRDefault="00BA72B8" w:rsidP="00BA72B8">
      <w:pPr>
        <w:pStyle w:val="code"/>
        <w:rPr>
          <w:ins w:id="357" w:author="Guy Harrison" w:date="2021-05-10T09:42:00Z"/>
        </w:rPr>
      </w:pPr>
    </w:p>
    <w:p w14:paraId="4277AAC5" w14:textId="2CB7CF2F" w:rsidR="00F76BD9" w:rsidDel="00BA72B8" w:rsidRDefault="00BA72B8" w:rsidP="00BA72B8">
      <w:pPr>
        <w:pStyle w:val="code"/>
        <w:rPr>
          <w:del w:id="358" w:author="Guy Harrison" w:date="2021-05-10T09:42:00Z"/>
        </w:rPr>
      </w:pPr>
      <w:ins w:id="359" w:author="Guy Harrison" w:date="2021-05-10T09:42:00Z">
        <w:r>
          <w:t>Time: 5ms total (execution 3ms / network 1ms)</w:t>
        </w:r>
      </w:ins>
      <w:del w:id="360" w:author="Guy Harrison" w:date="2021-05-10T09:42:00Z">
        <w:r w:rsidR="00F76BD9" w:rsidDel="00BA72B8">
          <w:delText>root@:26257/startrek&gt; create table episode_quote_count (id integer primary key,</w:delText>
        </w:r>
      </w:del>
    </w:p>
    <w:p w14:paraId="03DF2468" w14:textId="126E17C5" w:rsidR="00F76BD9" w:rsidDel="00BA72B8" w:rsidRDefault="00F76BD9" w:rsidP="00F76BD9">
      <w:pPr>
        <w:pStyle w:val="code"/>
        <w:rPr>
          <w:del w:id="361" w:author="Guy Harrison" w:date="2021-05-10T09:42:00Z"/>
        </w:rPr>
      </w:pPr>
      <w:del w:id="362" w:author="Guy Harrison" w:date="2021-05-10T09:42:00Z">
        <w:r w:rsidDel="00BA72B8">
          <w:delText>title text,</w:delText>
        </w:r>
      </w:del>
    </w:p>
    <w:p w14:paraId="22845F48" w14:textId="25F5BF4A" w:rsidR="00F76BD9" w:rsidDel="00BA72B8" w:rsidRDefault="00F76BD9" w:rsidP="00F76BD9">
      <w:pPr>
        <w:pStyle w:val="code"/>
        <w:rPr>
          <w:del w:id="363" w:author="Guy Harrison" w:date="2021-05-10T09:42:00Z"/>
        </w:rPr>
      </w:pPr>
      <w:del w:id="364" w:author="Guy Harrison" w:date="2021-05-10T09:42:00Z">
        <w:r w:rsidDel="00BA72B8">
          <w:delText>quote_count integer);</w:delText>
        </w:r>
      </w:del>
    </w:p>
    <w:p w14:paraId="4B481B28" w14:textId="3D6AF223" w:rsidR="00F76BD9" w:rsidDel="00BA72B8" w:rsidRDefault="00F76BD9" w:rsidP="00F76BD9">
      <w:pPr>
        <w:pStyle w:val="code"/>
        <w:rPr>
          <w:del w:id="365" w:author="Guy Harrison" w:date="2021-05-10T09:42:00Z"/>
        </w:rPr>
      </w:pPr>
      <w:del w:id="366" w:author="Guy Harrison" w:date="2021-05-10T09:42:00Z">
        <w:r w:rsidDel="00BA72B8">
          <w:delText>CREATE TABLE</w:delText>
        </w:r>
      </w:del>
    </w:p>
    <w:p w14:paraId="2846AABE" w14:textId="4AD80A59" w:rsidR="00F76BD9" w:rsidDel="00BA72B8" w:rsidRDefault="00F76BD9" w:rsidP="00F76BD9">
      <w:pPr>
        <w:pStyle w:val="code"/>
        <w:rPr>
          <w:del w:id="367" w:author="Guy Harrison" w:date="2021-05-10T09:42:00Z"/>
        </w:rPr>
      </w:pPr>
    </w:p>
    <w:p w14:paraId="3A11135D" w14:textId="0DDE6900" w:rsidR="00F76BD9" w:rsidDel="00BA72B8" w:rsidRDefault="00F76BD9" w:rsidP="00F76BD9">
      <w:pPr>
        <w:pStyle w:val="code"/>
        <w:rPr>
          <w:del w:id="368" w:author="Guy Harrison" w:date="2021-05-10T09:42:00Z"/>
        </w:rPr>
      </w:pPr>
      <w:del w:id="369" w:author="Guy Harrison" w:date="2021-05-10T09:42:00Z">
        <w:r w:rsidDel="00BA72B8">
          <w:delText>Time: 23ms total (execution 23ms / network 0ms)</w:delText>
        </w:r>
      </w:del>
    </w:p>
    <w:p w14:paraId="3C20B68B" w14:textId="286ECD77" w:rsidR="00F76BD9" w:rsidDel="00BA72B8" w:rsidRDefault="00F76BD9" w:rsidP="00F76BD9">
      <w:pPr>
        <w:pStyle w:val="code"/>
        <w:rPr>
          <w:del w:id="370" w:author="Guy Harrison" w:date="2021-05-10T09:42:00Z"/>
        </w:rPr>
      </w:pPr>
    </w:p>
    <w:p w14:paraId="4E07D194" w14:textId="7D45C8BB" w:rsidR="00F76BD9" w:rsidDel="00BA72B8" w:rsidRDefault="00F76BD9" w:rsidP="00F76BD9">
      <w:pPr>
        <w:pStyle w:val="code"/>
        <w:rPr>
          <w:del w:id="371" w:author="Guy Harrison" w:date="2021-05-10T09:42:00Z"/>
        </w:rPr>
      </w:pPr>
      <w:del w:id="372" w:author="Guy Harrison" w:date="2021-05-10T09:42:00Z">
        <w:r w:rsidDel="00BA72B8">
          <w:delText xml:space="preserve">root@:26257/startrek&gt; </w:delText>
        </w:r>
        <w:commentRangeStart w:id="373"/>
        <w:r w:rsidDel="00BA72B8">
          <w:delText>insert</w:delText>
        </w:r>
      </w:del>
    </w:p>
    <w:p w14:paraId="1D0007DD" w14:textId="29D07522" w:rsidR="00F76BD9" w:rsidDel="00BA72B8" w:rsidRDefault="00F76BD9" w:rsidP="00F76BD9">
      <w:pPr>
        <w:pStyle w:val="code"/>
        <w:rPr>
          <w:del w:id="374" w:author="Guy Harrison" w:date="2021-05-10T09:42:00Z"/>
        </w:rPr>
      </w:pPr>
      <w:del w:id="375" w:author="Guy Harrison" w:date="2021-05-10T09:42:00Z">
        <w:r w:rsidDel="00BA72B8">
          <w:delText xml:space="preserve">        into</w:delText>
        </w:r>
      </w:del>
    </w:p>
    <w:p w14:paraId="253A6EBF" w14:textId="1F4A3F38" w:rsidR="00F76BD9" w:rsidDel="00BA72B8" w:rsidRDefault="00F76BD9" w:rsidP="00F76BD9">
      <w:pPr>
        <w:pStyle w:val="code"/>
        <w:rPr>
          <w:del w:id="376" w:author="Guy Harrison" w:date="2021-05-10T09:42:00Z"/>
        </w:rPr>
      </w:pPr>
      <w:del w:id="377" w:author="Guy Harrison" w:date="2021-05-10T09:42:00Z">
        <w:r w:rsidDel="00BA72B8">
          <w:delText xml:space="preserve">        episode_quote_count</w:delText>
        </w:r>
      </w:del>
    </w:p>
    <w:p w14:paraId="4DB75779" w14:textId="475528C9" w:rsidR="00F76BD9" w:rsidDel="00BA72B8" w:rsidRDefault="00F76BD9" w:rsidP="00F76BD9">
      <w:pPr>
        <w:pStyle w:val="code"/>
        <w:rPr>
          <w:del w:id="378" w:author="Guy Harrison" w:date="2021-05-10T09:42:00Z"/>
        </w:rPr>
      </w:pPr>
      <w:del w:id="379" w:author="Guy Harrison" w:date="2021-05-10T09:42:00Z">
        <w:r w:rsidDel="00BA72B8">
          <w:delText>select</w:delText>
        </w:r>
        <w:commentRangeEnd w:id="373"/>
        <w:r w:rsidDel="00BA72B8">
          <w:rPr>
            <w:rStyle w:val="CommentReference"/>
          </w:rPr>
          <w:commentReference w:id="373"/>
        </w:r>
      </w:del>
    </w:p>
    <w:p w14:paraId="0DA39EBE" w14:textId="14573A14" w:rsidR="00F76BD9" w:rsidDel="00BA72B8" w:rsidRDefault="00F76BD9" w:rsidP="00F76BD9">
      <w:pPr>
        <w:pStyle w:val="code"/>
        <w:rPr>
          <w:del w:id="380" w:author="Guy Harrison" w:date="2021-05-10T09:42:00Z"/>
        </w:rPr>
      </w:pPr>
      <w:del w:id="381" w:author="Guy Harrison" w:date="2021-05-10T09:42:00Z">
        <w:r w:rsidDel="00BA72B8">
          <w:delText xml:space="preserve">        id,</w:delText>
        </w:r>
      </w:del>
    </w:p>
    <w:p w14:paraId="590D9412" w14:textId="6927383A" w:rsidR="00F76BD9" w:rsidDel="00BA72B8" w:rsidRDefault="00F76BD9" w:rsidP="00F76BD9">
      <w:pPr>
        <w:pStyle w:val="code"/>
        <w:rPr>
          <w:del w:id="382" w:author="Guy Harrison" w:date="2021-05-10T09:42:00Z"/>
        </w:rPr>
      </w:pPr>
      <w:del w:id="383" w:author="Guy Harrison" w:date="2021-05-10T09:42:00Z">
        <w:r w:rsidDel="00BA72B8">
          <w:delText xml:space="preserve">        title,</w:delText>
        </w:r>
      </w:del>
    </w:p>
    <w:p w14:paraId="78F66774" w14:textId="742E2D72" w:rsidR="00F76BD9" w:rsidDel="00BA72B8" w:rsidRDefault="00F76BD9" w:rsidP="00F76BD9">
      <w:pPr>
        <w:pStyle w:val="code"/>
        <w:rPr>
          <w:del w:id="384" w:author="Guy Harrison" w:date="2021-05-10T09:42:00Z"/>
        </w:rPr>
      </w:pPr>
      <w:del w:id="385" w:author="Guy Harrison" w:date="2021-05-10T09:42:00Z">
        <w:r w:rsidDel="00BA72B8">
          <w:delText xml:space="preserve">        count(*) as quote_count</w:delText>
        </w:r>
      </w:del>
    </w:p>
    <w:p w14:paraId="1FEBC314" w14:textId="4EE9B24D" w:rsidR="00F76BD9" w:rsidDel="00BA72B8" w:rsidRDefault="00F76BD9" w:rsidP="00F76BD9">
      <w:pPr>
        <w:pStyle w:val="code"/>
        <w:rPr>
          <w:del w:id="386" w:author="Guy Harrison" w:date="2021-05-10T09:42:00Z"/>
        </w:rPr>
      </w:pPr>
      <w:del w:id="387" w:author="Guy Harrison" w:date="2021-05-10T09:42:00Z">
        <w:r w:rsidDel="00BA72B8">
          <w:delText>from</w:delText>
        </w:r>
      </w:del>
    </w:p>
    <w:p w14:paraId="32A7AC82" w14:textId="5C842309" w:rsidR="00F76BD9" w:rsidDel="00BA72B8" w:rsidRDefault="00F76BD9" w:rsidP="00F76BD9">
      <w:pPr>
        <w:pStyle w:val="code"/>
        <w:rPr>
          <w:del w:id="388" w:author="Guy Harrison" w:date="2021-05-10T09:42:00Z"/>
        </w:rPr>
      </w:pPr>
      <w:del w:id="389" w:author="Guy Harrison" w:date="2021-05-10T09:42:00Z">
        <w:r w:rsidDel="00BA72B8">
          <w:delText xml:space="preserve">        episodes as e</w:delText>
        </w:r>
      </w:del>
    </w:p>
    <w:p w14:paraId="6591D3B0" w14:textId="5CF9DC75" w:rsidR="00F76BD9" w:rsidDel="00BA72B8" w:rsidRDefault="00F76BD9" w:rsidP="00F76BD9">
      <w:pPr>
        <w:pStyle w:val="code"/>
        <w:rPr>
          <w:del w:id="390" w:author="Guy Harrison" w:date="2021-05-10T09:42:00Z"/>
        </w:rPr>
      </w:pPr>
      <w:del w:id="391" w:author="Guy Harrison" w:date="2021-05-10T09:42:00Z">
        <w:r w:rsidDel="00BA72B8">
          <w:delText>left outer join quotes as q on</w:delText>
        </w:r>
      </w:del>
    </w:p>
    <w:p w14:paraId="2672E653" w14:textId="16CFEF09" w:rsidR="00F76BD9" w:rsidDel="00BA72B8" w:rsidRDefault="00F76BD9" w:rsidP="00F76BD9">
      <w:pPr>
        <w:pStyle w:val="code"/>
        <w:rPr>
          <w:del w:id="392" w:author="Guy Harrison" w:date="2021-05-10T09:42:00Z"/>
        </w:rPr>
      </w:pPr>
      <w:del w:id="393" w:author="Guy Harrison" w:date="2021-05-10T09:42:00Z">
        <w:r w:rsidDel="00BA72B8">
          <w:delText xml:space="preserve">        (e.id = q.episode)</w:delText>
        </w:r>
      </w:del>
    </w:p>
    <w:p w14:paraId="20FABA66" w14:textId="443CE2FD" w:rsidR="00F76BD9" w:rsidDel="00BA72B8" w:rsidRDefault="00F76BD9" w:rsidP="00F76BD9">
      <w:pPr>
        <w:pStyle w:val="code"/>
        <w:rPr>
          <w:del w:id="394" w:author="Guy Harrison" w:date="2021-05-10T09:42:00Z"/>
        </w:rPr>
      </w:pPr>
      <w:del w:id="395" w:author="Guy Harrison" w:date="2021-05-10T09:42:00Z">
        <w:r w:rsidDel="00BA72B8">
          <w:delText>group by</w:delText>
        </w:r>
      </w:del>
    </w:p>
    <w:p w14:paraId="4DCD9007" w14:textId="291A2D19" w:rsidR="00F76BD9" w:rsidDel="00BA72B8" w:rsidRDefault="00F76BD9" w:rsidP="00F76BD9">
      <w:pPr>
        <w:pStyle w:val="code"/>
        <w:rPr>
          <w:del w:id="396" w:author="Guy Harrison" w:date="2021-05-10T09:42:00Z"/>
        </w:rPr>
      </w:pPr>
      <w:del w:id="397" w:author="Guy Harrison" w:date="2021-05-10T09:42:00Z">
        <w:r w:rsidDel="00BA72B8">
          <w:delText xml:space="preserve">        id,</w:delText>
        </w:r>
      </w:del>
    </w:p>
    <w:p w14:paraId="621B467D" w14:textId="0FC4DC7B" w:rsidR="00F76BD9" w:rsidDel="00BA72B8" w:rsidRDefault="00F76BD9" w:rsidP="00F76BD9">
      <w:pPr>
        <w:pStyle w:val="code"/>
        <w:rPr>
          <w:del w:id="398" w:author="Guy Harrison" w:date="2021-05-10T09:42:00Z"/>
        </w:rPr>
      </w:pPr>
      <w:del w:id="399" w:author="Guy Harrison" w:date="2021-05-10T09:42:00Z">
        <w:r w:rsidDel="00BA72B8">
          <w:delText xml:space="preserve">        title;</w:delText>
        </w:r>
      </w:del>
    </w:p>
    <w:p w14:paraId="4B6C2378" w14:textId="740E62A9" w:rsidR="00F76BD9" w:rsidDel="00BA72B8" w:rsidRDefault="00F76BD9" w:rsidP="00F76BD9">
      <w:pPr>
        <w:pStyle w:val="code"/>
        <w:rPr>
          <w:del w:id="400" w:author="Guy Harrison" w:date="2021-05-10T09:42:00Z"/>
        </w:rPr>
      </w:pPr>
      <w:del w:id="401" w:author="Guy Harrison" w:date="2021-05-10T09:42:00Z">
        <w:r w:rsidDel="00BA72B8">
          <w:delText>INSERT 79</w:delText>
        </w:r>
      </w:del>
    </w:p>
    <w:p w14:paraId="0E998851" w14:textId="66EBF4A3" w:rsidR="00F76BD9" w:rsidDel="00BA72B8" w:rsidRDefault="00F76BD9" w:rsidP="00F76BD9">
      <w:pPr>
        <w:pStyle w:val="code"/>
        <w:rPr>
          <w:del w:id="402" w:author="Guy Harrison" w:date="2021-05-10T09:42:00Z"/>
        </w:rPr>
      </w:pPr>
    </w:p>
    <w:p w14:paraId="330F371C" w14:textId="1380D099" w:rsidR="00F76BD9" w:rsidDel="00BA72B8" w:rsidRDefault="00F76BD9" w:rsidP="00F76BD9">
      <w:pPr>
        <w:pStyle w:val="code"/>
        <w:rPr>
          <w:del w:id="403" w:author="Guy Harrison" w:date="2021-05-10T09:42:00Z"/>
        </w:rPr>
      </w:pPr>
      <w:del w:id="404" w:author="Guy Harrison" w:date="2021-05-10T09:42:00Z">
        <w:r w:rsidDel="00BA72B8">
          <w:delText>Time: 25ms total (execution 25ms / network 0ms)</w:delText>
        </w:r>
      </w:del>
    </w:p>
    <w:p w14:paraId="69C2030A" w14:textId="4FCF448A" w:rsidR="00F76BD9" w:rsidDel="00BA72B8" w:rsidRDefault="00F76BD9" w:rsidP="00F76BD9">
      <w:pPr>
        <w:pStyle w:val="code"/>
        <w:rPr>
          <w:del w:id="405" w:author="Guy Harrison" w:date="2021-05-10T09:42:00Z"/>
        </w:rPr>
      </w:pPr>
    </w:p>
    <w:p w14:paraId="391E1BEA" w14:textId="406B5D9D" w:rsidR="00F76BD9" w:rsidDel="00BA72B8" w:rsidRDefault="00F76BD9" w:rsidP="00F76BD9">
      <w:pPr>
        <w:pStyle w:val="code"/>
        <w:rPr>
          <w:del w:id="406" w:author="Guy Harrison" w:date="2021-05-10T09:42:00Z"/>
        </w:rPr>
      </w:pPr>
      <w:del w:id="407" w:author="Guy Harrison" w:date="2021-05-10T09:42:00Z">
        <w:r w:rsidDel="00BA72B8">
          <w:delText>root@:26257/startrek&gt; select</w:delText>
        </w:r>
      </w:del>
    </w:p>
    <w:p w14:paraId="5321A697" w14:textId="17415792" w:rsidR="00F76BD9" w:rsidDel="00BA72B8" w:rsidRDefault="00F76BD9" w:rsidP="00F76BD9">
      <w:pPr>
        <w:pStyle w:val="code"/>
        <w:rPr>
          <w:del w:id="408" w:author="Guy Harrison" w:date="2021-05-10T09:42:00Z"/>
        </w:rPr>
      </w:pPr>
      <w:del w:id="409" w:author="Guy Harrison" w:date="2021-05-10T09:42:00Z">
        <w:r w:rsidDel="00BA72B8">
          <w:delText xml:space="preserve">        title,</w:delText>
        </w:r>
      </w:del>
    </w:p>
    <w:p w14:paraId="4D00CCBD" w14:textId="00843464" w:rsidR="00F76BD9" w:rsidDel="00BA72B8" w:rsidRDefault="00F76BD9" w:rsidP="00F76BD9">
      <w:pPr>
        <w:pStyle w:val="code"/>
        <w:rPr>
          <w:del w:id="410" w:author="Guy Harrison" w:date="2021-05-10T09:42:00Z"/>
        </w:rPr>
      </w:pPr>
      <w:del w:id="411" w:author="Guy Harrison" w:date="2021-05-10T09:42:00Z">
        <w:r w:rsidDel="00BA72B8">
          <w:delText xml:space="preserve">        quote_count</w:delText>
        </w:r>
      </w:del>
    </w:p>
    <w:p w14:paraId="32BB5F5A" w14:textId="5B237D03" w:rsidR="00F76BD9" w:rsidDel="00BA72B8" w:rsidRDefault="00F76BD9" w:rsidP="00F76BD9">
      <w:pPr>
        <w:pStyle w:val="code"/>
        <w:rPr>
          <w:del w:id="412" w:author="Guy Harrison" w:date="2021-05-10T09:42:00Z"/>
        </w:rPr>
      </w:pPr>
      <w:del w:id="413" w:author="Guy Harrison" w:date="2021-05-10T09:42:00Z">
        <w:r w:rsidDel="00BA72B8">
          <w:delText>from</w:delText>
        </w:r>
      </w:del>
    </w:p>
    <w:p w14:paraId="5945E0BA" w14:textId="6FFCDFE7" w:rsidR="00F76BD9" w:rsidDel="00BA72B8" w:rsidRDefault="00F76BD9" w:rsidP="00F76BD9">
      <w:pPr>
        <w:pStyle w:val="code"/>
        <w:rPr>
          <w:del w:id="414" w:author="Guy Harrison" w:date="2021-05-10T09:42:00Z"/>
        </w:rPr>
      </w:pPr>
      <w:del w:id="415" w:author="Guy Harrison" w:date="2021-05-10T09:42:00Z">
        <w:r w:rsidDel="00BA72B8">
          <w:delText xml:space="preserve">        episode_quote_count</w:delText>
        </w:r>
      </w:del>
    </w:p>
    <w:p w14:paraId="68CB2206" w14:textId="0A568727" w:rsidR="00F76BD9" w:rsidDel="00BA72B8" w:rsidRDefault="00F76BD9" w:rsidP="00F76BD9">
      <w:pPr>
        <w:pStyle w:val="code"/>
        <w:rPr>
          <w:del w:id="416" w:author="Guy Harrison" w:date="2021-05-10T09:42:00Z"/>
        </w:rPr>
      </w:pPr>
      <w:del w:id="417" w:author="Guy Harrison" w:date="2021-05-10T09:42:00Z">
        <w:r w:rsidDel="00BA72B8">
          <w:delText>order by</w:delText>
        </w:r>
      </w:del>
    </w:p>
    <w:p w14:paraId="53E533F1" w14:textId="6A83A516" w:rsidR="00F76BD9" w:rsidDel="00BA72B8" w:rsidRDefault="00F76BD9" w:rsidP="00F76BD9">
      <w:pPr>
        <w:pStyle w:val="code"/>
        <w:rPr>
          <w:del w:id="418" w:author="Guy Harrison" w:date="2021-05-10T09:42:00Z"/>
        </w:rPr>
      </w:pPr>
      <w:del w:id="419" w:author="Guy Harrison" w:date="2021-05-10T09:42:00Z">
        <w:r w:rsidDel="00BA72B8">
          <w:delText xml:space="preserve">        2 desc</w:delText>
        </w:r>
      </w:del>
    </w:p>
    <w:p w14:paraId="1B0696BE" w14:textId="44060BEB" w:rsidR="00F76BD9" w:rsidDel="00BA72B8" w:rsidRDefault="00F76BD9" w:rsidP="00F76BD9">
      <w:pPr>
        <w:pStyle w:val="code"/>
        <w:rPr>
          <w:del w:id="420" w:author="Guy Harrison" w:date="2021-05-10T09:42:00Z"/>
        </w:rPr>
      </w:pPr>
      <w:del w:id="421" w:author="Guy Harrison" w:date="2021-05-10T09:42:00Z">
        <w:r w:rsidDel="00BA72B8">
          <w:delText>limit 5;</w:delText>
        </w:r>
      </w:del>
    </w:p>
    <w:p w14:paraId="66D1C9F8" w14:textId="3458BD7C" w:rsidR="00F76BD9" w:rsidDel="00BA72B8" w:rsidRDefault="00F76BD9" w:rsidP="00F76BD9">
      <w:pPr>
        <w:pStyle w:val="code"/>
        <w:rPr>
          <w:del w:id="422" w:author="Guy Harrison" w:date="2021-05-10T09:42:00Z"/>
        </w:rPr>
      </w:pPr>
      <w:del w:id="423" w:author="Guy Harrison" w:date="2021-05-10T09:42:00Z">
        <w:r w:rsidDel="00BA72B8">
          <w:delText xml:space="preserve">          title         | quote_count</w:delText>
        </w:r>
      </w:del>
    </w:p>
    <w:p w14:paraId="193E0BDC" w14:textId="3F851840" w:rsidR="00F76BD9" w:rsidDel="00BA72B8" w:rsidRDefault="00F76BD9" w:rsidP="00F76BD9">
      <w:pPr>
        <w:pStyle w:val="code"/>
        <w:rPr>
          <w:del w:id="424" w:author="Guy Harrison" w:date="2021-05-10T09:42:00Z"/>
        </w:rPr>
      </w:pPr>
      <w:del w:id="425" w:author="Guy Harrison" w:date="2021-05-10T09:42:00Z">
        <w:r w:rsidDel="00BA72B8">
          <w:delText>------------------------+--------------</w:delText>
        </w:r>
      </w:del>
    </w:p>
    <w:p w14:paraId="7C59A573" w14:textId="509CCFE2" w:rsidR="00F76BD9" w:rsidDel="00BA72B8" w:rsidRDefault="00F76BD9" w:rsidP="00F76BD9">
      <w:pPr>
        <w:pStyle w:val="code"/>
        <w:rPr>
          <w:del w:id="426" w:author="Guy Harrison" w:date="2021-05-10T09:42:00Z"/>
        </w:rPr>
      </w:pPr>
      <w:del w:id="427" w:author="Guy Harrison" w:date="2021-05-10T09:42:00Z">
        <w:r w:rsidDel="00BA72B8">
          <w:lastRenderedPageBreak/>
          <w:delText xml:space="preserve">  The Ultimate Computer |          11</w:delText>
        </w:r>
      </w:del>
    </w:p>
    <w:p w14:paraId="162D2544" w14:textId="0657EED0" w:rsidR="00F76BD9" w:rsidDel="00BA72B8" w:rsidRDefault="00F76BD9" w:rsidP="00F76BD9">
      <w:pPr>
        <w:pStyle w:val="code"/>
        <w:rPr>
          <w:del w:id="428" w:author="Guy Harrison" w:date="2021-05-10T09:42:00Z"/>
        </w:rPr>
      </w:pPr>
      <w:del w:id="429" w:author="Guy Harrison" w:date="2021-05-10T09:42:00Z">
        <w:r w:rsidDel="00BA72B8">
          <w:delText xml:space="preserve">  The Savage Curtain    |           9</w:delText>
        </w:r>
      </w:del>
    </w:p>
    <w:p w14:paraId="5CFB582D" w14:textId="7581CAAC" w:rsidR="00F76BD9" w:rsidDel="00BA72B8" w:rsidRDefault="00F76BD9" w:rsidP="00F76BD9">
      <w:pPr>
        <w:pStyle w:val="code"/>
        <w:rPr>
          <w:del w:id="430" w:author="Guy Harrison" w:date="2021-05-10T09:42:00Z"/>
        </w:rPr>
      </w:pPr>
      <w:del w:id="431" w:author="Guy Harrison" w:date="2021-05-10T09:42:00Z">
        <w:r w:rsidDel="00BA72B8">
          <w:delText xml:space="preserve">  Metamorphosis         |           7</w:delText>
        </w:r>
      </w:del>
    </w:p>
    <w:p w14:paraId="31729236" w14:textId="02AB10B5" w:rsidR="00F76BD9" w:rsidDel="00BA72B8" w:rsidRDefault="00F76BD9" w:rsidP="00F76BD9">
      <w:pPr>
        <w:pStyle w:val="code"/>
        <w:rPr>
          <w:del w:id="432" w:author="Guy Harrison" w:date="2021-05-10T09:42:00Z"/>
        </w:rPr>
      </w:pPr>
      <w:del w:id="433" w:author="Guy Harrison" w:date="2021-05-10T09:42:00Z">
        <w:r w:rsidDel="00BA72B8">
          <w:delText xml:space="preserve">  The Menagerie, Part I |           7</w:delText>
        </w:r>
      </w:del>
    </w:p>
    <w:p w14:paraId="135FEF9F" w14:textId="36AB2CD7" w:rsidR="00F76BD9" w:rsidDel="00BA72B8" w:rsidRDefault="00F76BD9" w:rsidP="00F76BD9">
      <w:pPr>
        <w:pStyle w:val="code"/>
        <w:rPr>
          <w:del w:id="434" w:author="Guy Harrison" w:date="2021-05-10T09:42:00Z"/>
        </w:rPr>
      </w:pPr>
      <w:del w:id="435" w:author="Guy Harrison" w:date="2021-05-10T09:42:00Z">
        <w:r w:rsidDel="00BA72B8">
          <w:delText xml:space="preserve">  The Galileo Seven     |           7</w:delText>
        </w:r>
      </w:del>
    </w:p>
    <w:p w14:paraId="62785D9C" w14:textId="4890AA43" w:rsidR="00F76BD9" w:rsidDel="00BA72B8" w:rsidRDefault="00F76BD9" w:rsidP="00F76BD9">
      <w:pPr>
        <w:pStyle w:val="code"/>
        <w:rPr>
          <w:del w:id="436" w:author="Guy Harrison" w:date="2021-05-10T09:42:00Z"/>
        </w:rPr>
      </w:pPr>
      <w:del w:id="437" w:author="Guy Harrison" w:date="2021-05-10T09:42:00Z">
        <w:r w:rsidDel="00BA72B8">
          <w:delText>(5 rows)</w:delText>
        </w:r>
      </w:del>
    </w:p>
    <w:p w14:paraId="3EAC0203" w14:textId="70E0A547" w:rsidR="00F76BD9" w:rsidDel="00BA72B8" w:rsidRDefault="00F76BD9" w:rsidP="00F76BD9">
      <w:pPr>
        <w:pStyle w:val="code"/>
        <w:rPr>
          <w:del w:id="438" w:author="Guy Harrison" w:date="2021-05-10T09:42:00Z"/>
        </w:rPr>
      </w:pPr>
    </w:p>
    <w:p w14:paraId="1F04C76C" w14:textId="07EC0675" w:rsidR="007605B8" w:rsidDel="00BA72B8" w:rsidRDefault="00F76BD9" w:rsidP="00F76BD9">
      <w:pPr>
        <w:pStyle w:val="code"/>
        <w:rPr>
          <w:del w:id="439" w:author="Guy Harrison" w:date="2021-05-10T09:42:00Z"/>
        </w:rPr>
      </w:pPr>
      <w:del w:id="440" w:author="Guy Harrison" w:date="2021-05-10T09:42:00Z">
        <w:r w:rsidDel="00BA72B8">
          <w:delText>Time: 2ms total (execution 2ms / network 0ms)</w:delText>
        </w:r>
      </w:del>
    </w:p>
    <w:p w14:paraId="159D96C4" w14:textId="37FE211A" w:rsidR="00F76BD9" w:rsidRDefault="00F76BD9" w:rsidP="00F76BD9">
      <w:pPr>
        <w:pStyle w:val="code"/>
      </w:pPr>
      <w:r>
        <w:t>----</w:t>
      </w:r>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2ED44F49" w:rsidR="003D0799" w:rsidRDefault="003D0799" w:rsidP="003E33F6">
      <w:pPr>
        <w:rPr>
          <w:lang w:eastAsia="en-US"/>
        </w:rPr>
      </w:pPr>
      <w:r>
        <w:rPr>
          <w:lang w:eastAsia="en-US"/>
        </w:rPr>
        <w:t>The CockroachDB server exposes a web</w:t>
      </w:r>
      <w:r w:rsidR="0076054D">
        <w:rPr>
          <w:lang w:eastAsia="en-US"/>
        </w:rPr>
        <w:t>-</w:t>
      </w:r>
      <w:r>
        <w:rPr>
          <w:lang w:eastAsia="en-US"/>
        </w:rPr>
        <w:t xml:space="preserve">based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w:t>
      </w:r>
      <w:proofErr w:type="spellStart"/>
      <w:r w:rsidR="005C6D3D" w:rsidRPr="005C6D3D">
        <w:rPr>
          <w:lang w:eastAsia="en-US"/>
        </w:rPr>
        <w:t>addr</w:t>
      </w:r>
      <w:proofErr w:type="spellEnd"/>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w:t>
      </w:r>
      <w:r w:rsidR="0076054D">
        <w:t>forwarded</w:t>
      </w:r>
      <w:r w:rsidR="004470E4">
        <w:t xml:space="preserve"> </w:t>
      </w:r>
      <w:r w:rsidR="00E417A5">
        <w:t xml:space="preserve">port 8080 from one of the pods in the cluster). </w:t>
      </w:r>
    </w:p>
    <w:p w14:paraId="5E995404" w14:textId="1E3E6563" w:rsidR="005C6D3D" w:rsidRDefault="005C6D3D" w:rsidP="003E33F6">
      <w:pPr>
        <w:rPr>
          <w:lang w:eastAsia="en-US"/>
        </w:rPr>
      </w:pPr>
    </w:p>
    <w:p w14:paraId="35D78927" w14:textId="6DE58DEC" w:rsidR="004470E4" w:rsidRDefault="004470E4" w:rsidP="004470E4">
      <w:r>
        <w:t>[[Figure03-0</w:t>
      </w:r>
      <w:r w:rsidR="0076054D">
        <w:t>5</w:t>
      </w:r>
      <w:r>
        <w:t xml:space="preserve">]] </w:t>
      </w:r>
      <w:r>
        <w:br/>
        <w:t>.The CockroachDB console</w:t>
      </w:r>
    </w:p>
    <w:p w14:paraId="1526F455" w14:textId="1A05BF10" w:rsidR="009D0299" w:rsidRDefault="009D0299" w:rsidP="004470E4">
      <w:proofErr w:type="gramStart"/>
      <w:r w:rsidRPr="009D0299">
        <w:t>image::</w:t>
      </w:r>
      <w:proofErr w:type="gramEnd"/>
      <w:r w:rsidRPr="009D0299">
        <w:t>images/</w:t>
      </w:r>
      <w:r>
        <w:t>Fig0</w:t>
      </w:r>
      <w:r w:rsidR="00FE052E">
        <w:t>3</w:t>
      </w:r>
      <w:r>
        <w:t>-0</w:t>
      </w:r>
      <w:r w:rsidR="0076054D">
        <w:t>5</w:t>
      </w:r>
      <w:r>
        <w:t>Console</w:t>
      </w:r>
      <w:r w:rsidRPr="009D0299">
        <w:t xml:space="preserve">.png[CockroachDB </w:t>
      </w:r>
      <w:r>
        <w:t>console</w:t>
      </w:r>
      <w:r w:rsidRPr="009D0299">
        <w:t>]</w:t>
      </w:r>
    </w:p>
    <w:p w14:paraId="57AC5638" w14:textId="685D6280" w:rsidR="00913E20" w:rsidRDefault="00913E20" w:rsidP="004470E4">
      <w:r>
        <w:rPr>
          <w:noProof/>
        </w:rPr>
        <w:lastRenderedPageBreak/>
        <w:drawing>
          <wp:inline distT="0" distB="0" distL="0" distR="0" wp14:anchorId="20CFC030" wp14:editId="783856F3">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2CC191AF" w:rsidR="003C5E1B" w:rsidRDefault="003C5E1B" w:rsidP="00102962">
      <w:pPr>
        <w:rPr>
          <w:lang w:eastAsia="en-US"/>
        </w:rPr>
      </w:pPr>
      <w:r>
        <w:rPr>
          <w:lang w:eastAsia="en-US"/>
        </w:rPr>
        <w:t xml:space="preserve">Working with the CockroachDB shell is </w:t>
      </w:r>
      <w:r w:rsidR="001A38AE">
        <w:rPr>
          <w:lang w:eastAsia="en-US"/>
        </w:rPr>
        <w:t>useful for experimentation, but eventually</w:t>
      </w:r>
      <w:r w:rsidR="00090D2A">
        <w:rPr>
          <w:lang w:eastAsia="en-US"/>
        </w:rPr>
        <w:t>,</w:t>
      </w:r>
      <w:r w:rsidR="001A38AE">
        <w:rPr>
          <w:lang w:eastAsia="en-US"/>
        </w:rPr>
        <w:t xml:space="preserve"> most databases interact with application code written in languages such as Javascript, Java, Go or Python.  </w:t>
      </w:r>
    </w:p>
    <w:p w14:paraId="25E4DEE2" w14:textId="58474BA8" w:rsidR="001A38AE" w:rsidRDefault="001A38AE" w:rsidP="00102962">
      <w:pPr>
        <w:rPr>
          <w:lang w:eastAsia="en-US"/>
        </w:rPr>
      </w:pPr>
    </w:p>
    <w:p w14:paraId="422E57C7" w14:textId="50E00760"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CockroachDB.  Indeed, there are no CockroachDB-specific drivers on the market because the Postgres drivers work so well.  In this section</w:t>
      </w:r>
      <w:r w:rsidR="006C10C5">
        <w:rPr>
          <w:lang w:eastAsia="en-US"/>
        </w:rPr>
        <w:t>,</w:t>
      </w:r>
      <w:r w:rsidR="00095547">
        <w:rPr>
          <w:lang w:eastAsia="en-US"/>
        </w:rPr>
        <w:t xml:space="preserve"> </w:t>
      </w:r>
      <w:proofErr w:type="gramStart"/>
      <w:r w:rsidR="00095547">
        <w:rPr>
          <w:lang w:eastAsia="en-US"/>
        </w:rPr>
        <w:t>we</w:t>
      </w:r>
      <w:r w:rsidR="003C3355">
        <w:rPr>
          <w:lang w:eastAsia="en-US"/>
        </w:rPr>
        <w:t>'</w:t>
      </w:r>
      <w:r w:rsidR="00095547">
        <w:rPr>
          <w:lang w:eastAsia="en-US"/>
        </w:rPr>
        <w:t>ll</w:t>
      </w:r>
      <w:proofErr w:type="gramEnd"/>
      <w:r w:rsidR="00095547">
        <w:rPr>
          <w:lang w:eastAsia="en-US"/>
        </w:rPr>
        <w:t xml:space="preserve"> get you up to speed with </w:t>
      </w:r>
      <w:r w:rsidR="003C3355">
        <w:rPr>
          <w:lang w:eastAsia="en-US"/>
        </w:rPr>
        <w:t>"</w:t>
      </w:r>
      <w:r w:rsidR="00095547">
        <w:rPr>
          <w:lang w:eastAsia="en-US"/>
        </w:rPr>
        <w:t>hello world</w:t>
      </w:r>
      <w:r w:rsidR="003C3355">
        <w:rPr>
          <w:lang w:eastAsia="en-US"/>
        </w:rPr>
        <w:t>"</w:t>
      </w:r>
      <w:r w:rsidR="00095547">
        <w:rPr>
          <w:lang w:eastAsia="en-US"/>
        </w:rPr>
        <w:t xml:space="preserve"> </w:t>
      </w:r>
      <w:r w:rsidR="00D7498F">
        <w:rPr>
          <w:lang w:eastAsia="en-US"/>
        </w:rPr>
        <w:t xml:space="preserve">programs in Java, </w:t>
      </w:r>
      <w:proofErr w:type="spellStart"/>
      <w:r w:rsidR="00D7498F">
        <w:rPr>
          <w:lang w:eastAsia="en-US"/>
        </w:rPr>
        <w:t>GoLang</w:t>
      </w:r>
      <w:proofErr w:type="spellEnd"/>
      <w:r w:rsidR="00D7498F">
        <w:rPr>
          <w:lang w:eastAsia="en-US"/>
        </w:rPr>
        <w:t xml:space="preserve">, Python and </w:t>
      </w:r>
      <w:r w:rsidR="00F31377">
        <w:rPr>
          <w:lang w:eastAsia="en-US"/>
        </w:rPr>
        <w:t>JavaScript</w:t>
      </w:r>
      <w:r w:rsidR="00D7498F">
        <w:rPr>
          <w:lang w:eastAsia="en-US"/>
        </w:rPr>
        <w:t xml:space="preserve"> that connect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39CA1FD4" w:rsidR="00F31377" w:rsidRDefault="00EE0D68" w:rsidP="00F31377">
      <w:pPr>
        <w:rPr>
          <w:lang w:eastAsia="en-US"/>
        </w:rPr>
      </w:pPr>
      <w:r>
        <w:rPr>
          <w:lang w:eastAsia="en-US"/>
        </w:rPr>
        <w:lastRenderedPageBreak/>
        <w:t>Server</w:t>
      </w:r>
      <w:r w:rsidR="005F36CD">
        <w:rPr>
          <w:lang w:eastAsia="en-US"/>
        </w:rPr>
        <w:t>-</w:t>
      </w:r>
      <w:r>
        <w:rPr>
          <w:lang w:eastAsia="en-US"/>
        </w:rPr>
        <w:t xml:space="preserve">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se</w:t>
      </w:r>
      <w:r w:rsidR="005F36CD">
        <w:rPr>
          <w:lang w:eastAsia="en-US"/>
        </w:rPr>
        <w:t>r</w:t>
      </w:r>
      <w:r w:rsidR="00AC3BE1">
        <w:rPr>
          <w:lang w:eastAsia="en-US"/>
        </w:rPr>
        <w:t xml:space="preserve">ver-side application logic. </w:t>
      </w:r>
    </w:p>
    <w:p w14:paraId="69CE6AD7" w14:textId="2EE5ACD2" w:rsidR="00AC3BE1" w:rsidRDefault="00AC3BE1" w:rsidP="00F31377">
      <w:pPr>
        <w:rPr>
          <w:lang w:eastAsia="en-US"/>
        </w:rPr>
      </w:pPr>
    </w:p>
    <w:p w14:paraId="3C23D1A6" w14:textId="0A71E2B0" w:rsidR="00AC3BE1" w:rsidRDefault="007342E6" w:rsidP="00F31377">
      <w:pPr>
        <w:rPr>
          <w:lang w:eastAsia="en-US"/>
        </w:rPr>
      </w:pPr>
      <w:proofErr w:type="gramStart"/>
      <w:r>
        <w:rPr>
          <w:lang w:eastAsia="en-US"/>
        </w:rPr>
        <w:t>Assuming that</w:t>
      </w:r>
      <w:proofErr w:type="gramEnd"/>
      <w:r>
        <w:rPr>
          <w:lang w:eastAsia="en-US"/>
        </w:rPr>
        <w:t xml:space="preserve"> you have </w:t>
      </w:r>
      <w:proofErr w:type="spellStart"/>
      <w:r>
        <w:rPr>
          <w:lang w:eastAsia="en-US"/>
        </w:rPr>
        <w:t>nodeJS</w:t>
      </w:r>
      <w:proofErr w:type="spellEnd"/>
      <w:r>
        <w:rPr>
          <w:lang w:eastAsia="en-US"/>
        </w:rPr>
        <w:t xml:space="preserve"> and the Node Package Manager (</w:t>
      </w:r>
      <w:proofErr w:type="spellStart"/>
      <w:r>
        <w:rPr>
          <w:lang w:eastAsia="en-US"/>
        </w:rPr>
        <w:t>npm</w:t>
      </w:r>
      <w:proofErr w:type="spellEnd"/>
      <w:r>
        <w:rPr>
          <w:lang w:eastAsia="en-US"/>
        </w:rPr>
        <w:t>) installed, w</w:t>
      </w:r>
      <w:r w:rsidR="00271DEB">
        <w:rPr>
          <w:lang w:eastAsia="en-US"/>
        </w:rPr>
        <w:t>e</w:t>
      </w:r>
      <w:r w:rsidR="003C3355">
        <w:rPr>
          <w:lang w:eastAsia="en-US"/>
        </w:rPr>
        <w:t>'</w:t>
      </w:r>
      <w:r w:rsidR="00271DEB">
        <w:rPr>
          <w:lang w:eastAsia="en-US"/>
        </w:rPr>
        <w:t xml:space="preserve">ll use the </w:t>
      </w:r>
      <w:r>
        <w:rPr>
          <w:lang w:eastAsia="en-US"/>
        </w:rPr>
        <w:t>+node-</w:t>
      </w:r>
      <w:proofErr w:type="spellStart"/>
      <w:r>
        <w:rPr>
          <w:lang w:eastAsia="en-US"/>
        </w:rPr>
        <w:t>postgres</w:t>
      </w:r>
      <w:proofErr w:type="spellEnd"/>
      <w:r>
        <w:rPr>
          <w:lang w:eastAsia="en-US"/>
        </w:rPr>
        <w:t>+ driver to connect to CockroachDB</w:t>
      </w:r>
      <w:r w:rsidR="005F36CD">
        <w:rPr>
          <w:lang w:eastAsia="en-US"/>
        </w:rPr>
        <w:t>.  We</w:t>
      </w:r>
      <w:r>
        <w:rPr>
          <w:lang w:eastAsia="en-US"/>
        </w:rPr>
        <w:t xml:space="preserve"> can install this </w:t>
      </w:r>
      <w:r w:rsidR="005F36CD">
        <w:rPr>
          <w:lang w:eastAsia="en-US"/>
        </w:rPr>
        <w:t xml:space="preserve">driver </w:t>
      </w:r>
      <w:r>
        <w:rPr>
          <w:lang w:eastAsia="en-US"/>
        </w:rPr>
        <w:t xml:space="preserve">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proofErr w:type="spellStart"/>
      <w:r w:rsidRPr="007342E6">
        <w:t>npm</w:t>
      </w:r>
      <w:proofErr w:type="spellEnd"/>
      <w:r w:rsidRPr="007342E6">
        <w:t xml:space="preserve"> install </w:t>
      </w:r>
      <w:proofErr w:type="spellStart"/>
      <w:proofErr w:type="gramStart"/>
      <w:r w:rsidRPr="007342E6">
        <w:t>pg</w:t>
      </w:r>
      <w:proofErr w:type="spellEnd"/>
      <w:proofErr w:type="gramEnd"/>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w:t>
      </w:r>
      <w:proofErr w:type="spellStart"/>
      <w:r>
        <w:rPr>
          <w:lang w:eastAsia="en-US"/>
        </w:rPr>
        <w:t>pg</w:t>
      </w:r>
      <w:proofErr w:type="spellEnd"/>
      <w:r>
        <w:rPr>
          <w:lang w:eastAsia="en-US"/>
        </w:rPr>
        <w:t xml:space="preserve">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 xml:space="preserve">const </w:t>
      </w:r>
      <w:proofErr w:type="spellStart"/>
      <w:r>
        <w:t>CrClient</w:t>
      </w:r>
      <w:proofErr w:type="spellEnd"/>
      <w:r>
        <w:t xml:space="preserve"> = require('</w:t>
      </w:r>
      <w:proofErr w:type="spellStart"/>
      <w:r>
        <w:t>pg</w:t>
      </w:r>
      <w:proofErr w:type="spellEnd"/>
      <w:r>
        <w:t>'</w:t>
      </w:r>
      <w:proofErr w:type="gramStart"/>
      <w:r>
        <w:t>).Client</w:t>
      </w:r>
      <w:proofErr w:type="gramEnd"/>
      <w:r>
        <w:t xml:space="preserve">; //load </w:t>
      </w:r>
      <w:proofErr w:type="spellStart"/>
      <w:r>
        <w:t>pg</w:t>
      </w:r>
      <w:proofErr w:type="spellEnd"/>
      <w:r>
        <w:t xml:space="preserve"> client</w:t>
      </w:r>
    </w:p>
    <w:p w14:paraId="11AFA099" w14:textId="77777777" w:rsidR="006B6298" w:rsidRDefault="006B6298" w:rsidP="006B6298">
      <w:pPr>
        <w:pStyle w:val="code"/>
      </w:pPr>
    </w:p>
    <w:p w14:paraId="19B0C196" w14:textId="77777777" w:rsidR="006B6298" w:rsidRDefault="006B6298" w:rsidP="006B6298">
      <w:pPr>
        <w:pStyle w:val="code"/>
      </w:pPr>
      <w:r>
        <w:t xml:space="preserve">async function </w:t>
      </w:r>
      <w:proofErr w:type="gramStart"/>
      <w:r>
        <w:t>main(</w:t>
      </w:r>
      <w:proofErr w:type="gramEnd"/>
      <w:r>
        <w:t>)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w:t>
      </w:r>
      <w:proofErr w:type="spellStart"/>
      <w:proofErr w:type="gramStart"/>
      <w:r>
        <w:t>process.argv</w:t>
      </w:r>
      <w:proofErr w:type="gramEnd"/>
      <w:r>
        <w:t>.length</w:t>
      </w:r>
      <w:proofErr w:type="spellEnd"/>
      <w:r>
        <w:t xml:space="preserve"> != 3) {</w:t>
      </w:r>
    </w:p>
    <w:p w14:paraId="7714D886" w14:textId="77777777" w:rsidR="006B6298" w:rsidRDefault="006B6298" w:rsidP="006B6298">
      <w:pPr>
        <w:pStyle w:val="code"/>
      </w:pPr>
      <w:r>
        <w:t xml:space="preserve">            </w:t>
      </w:r>
      <w:proofErr w:type="gramStart"/>
      <w:r>
        <w:t>console.log(</w:t>
      </w:r>
      <w:proofErr w:type="gramEnd"/>
      <w:r>
        <w:t>'Usage: node helloWorld.js CONNECTION_URI');</w:t>
      </w:r>
    </w:p>
    <w:p w14:paraId="75C3883C" w14:textId="77777777" w:rsidR="006B6298" w:rsidRDefault="006B6298" w:rsidP="006B6298">
      <w:pPr>
        <w:pStyle w:val="code"/>
      </w:pPr>
      <w:r>
        <w:t xml:space="preserve">            </w:t>
      </w:r>
      <w:proofErr w:type="spellStart"/>
      <w:proofErr w:type="gramStart"/>
      <w:r>
        <w:t>process.exit</w:t>
      </w:r>
      <w:proofErr w:type="spellEnd"/>
      <w:proofErr w:type="gramEnd"/>
      <w:r>
        <w: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w:t>
      </w:r>
      <w:proofErr w:type="spellStart"/>
      <w:r>
        <w:t>connectionString</w:t>
      </w:r>
      <w:proofErr w:type="spellEnd"/>
      <w:r>
        <w:t xml:space="preserve"> = </w:t>
      </w:r>
      <w:proofErr w:type="spellStart"/>
      <w:proofErr w:type="gramStart"/>
      <w:r>
        <w:t>process.argv</w:t>
      </w:r>
      <w:proofErr w:type="spellEnd"/>
      <w:proofErr w:type="gramEnd"/>
      <w:r>
        <w:t>[2];</w:t>
      </w:r>
    </w:p>
    <w:p w14:paraId="0687D26D" w14:textId="77777777" w:rsidR="006B6298" w:rsidRDefault="006B6298" w:rsidP="006B6298">
      <w:pPr>
        <w:pStyle w:val="code"/>
      </w:pPr>
      <w:r>
        <w:t xml:space="preserve">        const </w:t>
      </w:r>
      <w:proofErr w:type="spellStart"/>
      <w:r>
        <w:t>crClient</w:t>
      </w:r>
      <w:proofErr w:type="spellEnd"/>
      <w:r>
        <w:t xml:space="preserve"> = new </w:t>
      </w:r>
      <w:proofErr w:type="spellStart"/>
      <w:r>
        <w:t>CrClient</w:t>
      </w:r>
      <w:proofErr w:type="spellEnd"/>
      <w:r>
        <w:t>(</w:t>
      </w:r>
      <w:proofErr w:type="spellStart"/>
      <w:r>
        <w:t>connectionString</w:t>
      </w:r>
      <w:proofErr w:type="spellEnd"/>
      <w:proofErr w:type="gramStart"/>
      <w:r>
        <w:t>);</w:t>
      </w:r>
      <w:proofErr w:type="gramEnd"/>
    </w:p>
    <w:p w14:paraId="23A04D9B" w14:textId="77777777" w:rsidR="006B6298" w:rsidRDefault="006B6298" w:rsidP="006B6298">
      <w:pPr>
        <w:pStyle w:val="code"/>
      </w:pPr>
      <w:r>
        <w:t xml:space="preserve">        await </w:t>
      </w:r>
      <w:proofErr w:type="spellStart"/>
      <w:r>
        <w:t>crClient.connect</w:t>
      </w:r>
      <w:proofErr w:type="spellEnd"/>
      <w:r>
        <w:t>(</w:t>
      </w:r>
      <w:proofErr w:type="gramStart"/>
      <w:r>
        <w:t>);</w:t>
      </w:r>
      <w:proofErr w:type="gramEnd"/>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w:t>
      </w:r>
      <w:proofErr w:type="spellStart"/>
      <w:r>
        <w:t>crClient.query</w:t>
      </w:r>
      <w:proofErr w:type="spellEnd"/>
      <w:r>
        <w:t>(</w:t>
      </w:r>
    </w:p>
    <w:p w14:paraId="07A75C47" w14:textId="77777777" w:rsidR="006B6298" w:rsidRDefault="006B6298" w:rsidP="006B6298">
      <w:pPr>
        <w:pStyle w:val="code"/>
      </w:pPr>
      <w:r>
        <w:t xml:space="preserve">            `SELECT </w:t>
      </w:r>
      <w:proofErr w:type="gramStart"/>
      <w:r>
        <w:t>CONCAT(</w:t>
      </w:r>
      <w:proofErr w:type="gramEnd"/>
      <w:r>
        <w:t>'Hello from CockroachDB at ',</w:t>
      </w:r>
    </w:p>
    <w:p w14:paraId="3A8BBD6D" w14:textId="77777777" w:rsidR="006B6298" w:rsidRDefault="006B6298" w:rsidP="006B6298">
      <w:pPr>
        <w:pStyle w:val="code"/>
      </w:pPr>
      <w:r>
        <w:t xml:space="preserve">                            CAST (</w:t>
      </w:r>
      <w:proofErr w:type="gramStart"/>
      <w:r>
        <w:t>NOW(</w:t>
      </w:r>
      <w:proofErr w:type="gramEnd"/>
      <w:r>
        <w:t>)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w:t>
      </w:r>
      <w:proofErr w:type="spellStart"/>
      <w:proofErr w:type="gramStart"/>
      <w:r>
        <w:t>data.rows</w:t>
      </w:r>
      <w:proofErr w:type="spellEnd"/>
      <w:proofErr w:type="gramEnd"/>
      <w:r>
        <w:t>[0].hello);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w:t>
      </w:r>
      <w:proofErr w:type="spellStart"/>
      <w:proofErr w:type="gramStart"/>
      <w:r>
        <w:t>error.stack</w:t>
      </w:r>
      <w:proofErr w:type="spellEnd"/>
      <w:proofErr w:type="gramEnd"/>
      <w:r>
        <w:t>);</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w:t>
      </w:r>
      <w:proofErr w:type="spellStart"/>
      <w:proofErr w:type="gramStart"/>
      <w:r>
        <w:t>process.exit</w:t>
      </w:r>
      <w:proofErr w:type="spellEnd"/>
      <w:proofErr w:type="gramEnd"/>
      <w:r>
        <w: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proofErr w:type="gramStart"/>
      <w:r>
        <w:t>main(</w:t>
      </w:r>
      <w:proofErr w:type="gramEnd"/>
      <w:r>
        <w:t>);</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3CB088B" w:rsidR="006B6298" w:rsidRDefault="006B6298" w:rsidP="00CD7270">
      <w:r>
        <w:t xml:space="preserve">This program </w:t>
      </w:r>
      <w:r w:rsidR="000D5D0E">
        <w:t xml:space="preserve">expects the connection string to be provided as the first argument to the program.  The </w:t>
      </w:r>
      <w:proofErr w:type="spellStart"/>
      <w:proofErr w:type="gramStart"/>
      <w:r w:rsidR="000D5D0E">
        <w:t>process.argv</w:t>
      </w:r>
      <w:proofErr w:type="spellEnd"/>
      <w:proofErr w:type="gramEnd"/>
      <w:r w:rsidR="000D5D0E">
        <w:t xml:space="preserve"> array contains the </w:t>
      </w:r>
      <w:r w:rsidR="00384996">
        <w:t xml:space="preserve">full command line including </w:t>
      </w:r>
      <w:r w:rsidR="003C3355">
        <w:t>"</w:t>
      </w:r>
      <w:r w:rsidR="00384996">
        <w:t>node</w:t>
      </w:r>
      <w:r w:rsidR="003C3355">
        <w:t>"</w:t>
      </w:r>
      <w:r w:rsidR="00384996">
        <w:t xml:space="preserve"> and </w:t>
      </w:r>
      <w:r w:rsidR="003C3355">
        <w:t>"</w:t>
      </w:r>
      <w:r w:rsidR="00384996">
        <w:t>helloWorld.js</w:t>
      </w:r>
      <w:r w:rsidR="003C3355">
        <w:t>"</w:t>
      </w:r>
      <w:r w:rsidR="00384996">
        <w:t xml:space="preserve">,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03E12E17" w:rsidR="00CD7270" w:rsidRDefault="1103BF3E" w:rsidP="00CD7270">
      <w:r>
        <w:t xml:space="preserve">Here we connect to the </w:t>
      </w:r>
      <w:del w:id="441" w:author="Jesse Seldess" w:date="2021-05-05T21:10:00Z">
        <w:r w:rsidR="00672841" w:rsidDel="1103BF3E">
          <w:delText>c</w:delText>
        </w:r>
      </w:del>
      <w:proofErr w:type="spellStart"/>
      <w:ins w:id="442" w:author="Jesse Seldess" w:date="2021-05-05T21:10:00Z">
        <w:r>
          <w:t>C</w:t>
        </w:r>
      </w:ins>
      <w:r>
        <w:t>ockroachCloud</w:t>
      </w:r>
      <w:proofErr w:type="spellEnd"/>
      <w:r>
        <w:t xml:space="preserve"> server that we setup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lastRenderedPageBreak/>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3689592F" w:rsidR="008B15F2" w:rsidRDefault="526BB698" w:rsidP="00CD7270">
      <w:r>
        <w:t>And here we connect to a local CockroachDB running in insecure mode</w:t>
      </w:r>
      <w:ins w:id="443" w:author="Angela Rufino" w:date="2021-05-07T20:38:00Z">
        <w:r>
          <w:t>:</w:t>
        </w:r>
      </w:ins>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w:t>
      </w:r>
      <w:proofErr w:type="spellStart"/>
      <w:r w:rsidRPr="00C5649A">
        <w:t>postgres</w:t>
      </w:r>
      <w:proofErr w:type="spellEnd"/>
      <w:r w:rsidRPr="00C5649A">
        <w:t>://root@localhost:26257?sslmode=disable'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 xml:space="preserve">official </w:t>
      </w:r>
      <w:proofErr w:type="spellStart"/>
      <w:r w:rsidR="00285EEE">
        <w:rPr>
          <w:lang w:eastAsia="en-US"/>
        </w:rPr>
        <w:t>PostgresSQL</w:t>
      </w:r>
      <w:proofErr w:type="spellEnd"/>
      <w:r w:rsidR="00285EEE">
        <w:rPr>
          <w:lang w:eastAsia="en-US"/>
        </w:rPr>
        <w:t xml:space="preserve">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9"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w:t>
      </w:r>
      <w:proofErr w:type="gramStart"/>
      <w:r>
        <w:rPr>
          <w:lang w:eastAsia="en-US"/>
        </w:rPr>
        <w:t>username</w:t>
      </w:r>
      <w:proofErr w:type="gramEnd"/>
      <w:r>
        <w:rPr>
          <w:lang w:eastAsia="en-US"/>
        </w:rPr>
        <w:t xml:space="preserv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 xml:space="preserve">package </w:t>
      </w:r>
      <w:proofErr w:type="spellStart"/>
      <w:proofErr w:type="gramStart"/>
      <w:r>
        <w:t>helloCRDB</w:t>
      </w:r>
      <w:proofErr w:type="spellEnd"/>
      <w:r>
        <w:t>;</w:t>
      </w:r>
      <w:proofErr w:type="gramEnd"/>
    </w:p>
    <w:p w14:paraId="23CBE066" w14:textId="77777777" w:rsidR="001B0B3F" w:rsidRDefault="001B0B3F" w:rsidP="001B0B3F">
      <w:pPr>
        <w:pStyle w:val="code"/>
      </w:pPr>
    </w:p>
    <w:p w14:paraId="5F6C6F1C" w14:textId="77777777" w:rsidR="001B0B3F" w:rsidRDefault="001B0B3F" w:rsidP="001B0B3F">
      <w:pPr>
        <w:pStyle w:val="code"/>
      </w:pPr>
      <w:r>
        <w:t xml:space="preserve">import </w:t>
      </w:r>
      <w:proofErr w:type="spellStart"/>
      <w:proofErr w:type="gramStart"/>
      <w:r>
        <w:t>java.sql.Connection</w:t>
      </w:r>
      <w:proofErr w:type="spellEnd"/>
      <w:proofErr w:type="gramEnd"/>
      <w:r>
        <w:t>;</w:t>
      </w:r>
    </w:p>
    <w:p w14:paraId="5DEF7F01" w14:textId="77777777" w:rsidR="001B0B3F" w:rsidRDefault="001B0B3F" w:rsidP="001B0B3F">
      <w:pPr>
        <w:pStyle w:val="code"/>
      </w:pPr>
      <w:r>
        <w:t xml:space="preserve">import </w:t>
      </w:r>
      <w:proofErr w:type="spellStart"/>
      <w:proofErr w:type="gramStart"/>
      <w:r>
        <w:t>java.sql.DriverManager</w:t>
      </w:r>
      <w:proofErr w:type="spellEnd"/>
      <w:proofErr w:type="gramEnd"/>
      <w:r>
        <w:t>;</w:t>
      </w:r>
    </w:p>
    <w:p w14:paraId="47E8308A" w14:textId="77777777" w:rsidR="001B0B3F" w:rsidRDefault="001B0B3F" w:rsidP="001B0B3F">
      <w:pPr>
        <w:pStyle w:val="code"/>
      </w:pPr>
      <w:r>
        <w:t xml:space="preserve">import </w:t>
      </w:r>
      <w:proofErr w:type="spellStart"/>
      <w:proofErr w:type="gramStart"/>
      <w:r>
        <w:t>java.sql.ResultSet</w:t>
      </w:r>
      <w:proofErr w:type="spellEnd"/>
      <w:proofErr w:type="gramEnd"/>
      <w:r>
        <w:t>;</w:t>
      </w:r>
    </w:p>
    <w:p w14:paraId="319AFC8B" w14:textId="77777777" w:rsidR="001B0B3F" w:rsidRDefault="001B0B3F" w:rsidP="001B0B3F">
      <w:pPr>
        <w:pStyle w:val="code"/>
      </w:pPr>
      <w:r>
        <w:t xml:space="preserve">import </w:t>
      </w:r>
      <w:proofErr w:type="spellStart"/>
      <w:proofErr w:type="gramStart"/>
      <w:r>
        <w:t>java.sql.Statement</w:t>
      </w:r>
      <w:proofErr w:type="spellEnd"/>
      <w:proofErr w:type="gramEnd"/>
      <w:r>
        <w:t>;</w:t>
      </w:r>
    </w:p>
    <w:p w14:paraId="21D7353E" w14:textId="77777777" w:rsidR="001B0B3F" w:rsidRDefault="001B0B3F" w:rsidP="001B0B3F">
      <w:pPr>
        <w:pStyle w:val="code"/>
      </w:pPr>
    </w:p>
    <w:p w14:paraId="58224FB5" w14:textId="77777777" w:rsidR="001B0B3F" w:rsidRDefault="001B0B3F" w:rsidP="001B0B3F">
      <w:pPr>
        <w:pStyle w:val="code"/>
      </w:pPr>
      <w:r>
        <w:t xml:space="preserve">public class </w:t>
      </w:r>
      <w:proofErr w:type="spellStart"/>
      <w:r>
        <w:t>HelloCRDB</w:t>
      </w:r>
      <w:proofErr w:type="spellEnd"/>
      <w:r>
        <w:t xml:space="preserve">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 xml:space="preserve">public static void </w:t>
      </w:r>
      <w:proofErr w:type="gramStart"/>
      <w:r>
        <w:t>main(</w:t>
      </w:r>
      <w:proofErr w:type="gramEnd"/>
      <w:r>
        <w:t xml:space="preserve">String[] </w:t>
      </w:r>
      <w:proofErr w:type="spellStart"/>
      <w:r>
        <w:t>args</w:t>
      </w:r>
      <w:proofErr w:type="spellEnd"/>
      <w:r>
        <w:t>) {</w:t>
      </w:r>
    </w:p>
    <w:p w14:paraId="01BE58FD" w14:textId="77777777" w:rsidR="001B0B3F" w:rsidRDefault="001B0B3F" w:rsidP="001B0B3F">
      <w:pPr>
        <w:pStyle w:val="code"/>
      </w:pPr>
      <w:r>
        <w:t xml:space="preserve">            Connection </w:t>
      </w:r>
      <w:proofErr w:type="spellStart"/>
      <w:r>
        <w:t>cdb</w:t>
      </w:r>
      <w:proofErr w:type="spellEnd"/>
      <w:r>
        <w:t xml:space="preserve"> = </w:t>
      </w:r>
      <w:proofErr w:type="gramStart"/>
      <w:r>
        <w:t>null;</w:t>
      </w:r>
      <w:proofErr w:type="gramEnd"/>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w:t>
      </w:r>
      <w:proofErr w:type="spellStart"/>
      <w:r>
        <w:t>Class.forName</w:t>
      </w:r>
      <w:proofErr w:type="spellEnd"/>
      <w:r>
        <w:t>("</w:t>
      </w:r>
      <w:proofErr w:type="spellStart"/>
      <w:proofErr w:type="gramStart"/>
      <w:r>
        <w:t>org.postgresql</w:t>
      </w:r>
      <w:proofErr w:type="gramEnd"/>
      <w:r>
        <w:t>.Driver</w:t>
      </w:r>
      <w:proofErr w:type="spellEnd"/>
      <w:r>
        <w:t>");</w:t>
      </w:r>
    </w:p>
    <w:p w14:paraId="08D81157" w14:textId="77777777" w:rsidR="001B0B3F" w:rsidRDefault="001B0B3F" w:rsidP="001B0B3F">
      <w:pPr>
        <w:pStyle w:val="code"/>
      </w:pPr>
      <w:r>
        <w:t xml:space="preserve">                    String </w:t>
      </w:r>
      <w:proofErr w:type="spellStart"/>
      <w:r>
        <w:t>connectionURL</w:t>
      </w:r>
      <w:proofErr w:type="spellEnd"/>
      <w:r>
        <w:t>="</w:t>
      </w:r>
      <w:proofErr w:type="spellStart"/>
      <w:r>
        <w:t>jdbc</w:t>
      </w:r>
      <w:proofErr w:type="spellEnd"/>
      <w:r>
        <w:t>:"+</w:t>
      </w:r>
      <w:proofErr w:type="spellStart"/>
      <w:proofErr w:type="gramStart"/>
      <w:r>
        <w:t>args</w:t>
      </w:r>
      <w:proofErr w:type="spellEnd"/>
      <w:r>
        <w:t>[</w:t>
      </w:r>
      <w:proofErr w:type="gramEnd"/>
      <w:r>
        <w:t>0];</w:t>
      </w:r>
    </w:p>
    <w:p w14:paraId="641DE881" w14:textId="77777777" w:rsidR="001B0B3F" w:rsidRDefault="001B0B3F" w:rsidP="001B0B3F">
      <w:pPr>
        <w:pStyle w:val="code"/>
      </w:pPr>
      <w:r>
        <w:t xml:space="preserve">                    String </w:t>
      </w:r>
      <w:proofErr w:type="spellStart"/>
      <w:r>
        <w:t>userName</w:t>
      </w:r>
      <w:proofErr w:type="spellEnd"/>
      <w:r>
        <w:t>=</w:t>
      </w:r>
      <w:proofErr w:type="spellStart"/>
      <w:proofErr w:type="gramStart"/>
      <w:r>
        <w:t>args</w:t>
      </w:r>
      <w:proofErr w:type="spellEnd"/>
      <w:r>
        <w:t>[</w:t>
      </w:r>
      <w:proofErr w:type="gramEnd"/>
      <w:r>
        <w:t>1];</w:t>
      </w:r>
    </w:p>
    <w:p w14:paraId="6A6D9C04" w14:textId="77777777" w:rsidR="001B0B3F" w:rsidRDefault="001B0B3F" w:rsidP="001B0B3F">
      <w:pPr>
        <w:pStyle w:val="code"/>
      </w:pPr>
      <w:r>
        <w:t xml:space="preserve">                    String </w:t>
      </w:r>
      <w:proofErr w:type="spellStart"/>
      <w:r>
        <w:t>passWord</w:t>
      </w:r>
      <w:proofErr w:type="spellEnd"/>
      <w:r>
        <w:t>=</w:t>
      </w:r>
      <w:proofErr w:type="spellStart"/>
      <w:proofErr w:type="gramStart"/>
      <w:r>
        <w:t>args</w:t>
      </w:r>
      <w:proofErr w:type="spellEnd"/>
      <w:r>
        <w:t>[</w:t>
      </w:r>
      <w:proofErr w:type="gramEnd"/>
      <w:r>
        <w:t>2];</w:t>
      </w:r>
    </w:p>
    <w:p w14:paraId="0A0728A9" w14:textId="77777777" w:rsidR="001B0B3F" w:rsidRDefault="001B0B3F" w:rsidP="001B0B3F">
      <w:pPr>
        <w:pStyle w:val="code"/>
      </w:pPr>
    </w:p>
    <w:p w14:paraId="4FAFA1C0" w14:textId="77777777" w:rsidR="001B0B3F" w:rsidRDefault="001B0B3F" w:rsidP="001B0B3F">
      <w:pPr>
        <w:pStyle w:val="code"/>
      </w:pPr>
      <w:r>
        <w:t xml:space="preserve">                    </w:t>
      </w:r>
      <w:proofErr w:type="spellStart"/>
      <w:r>
        <w:t>cdb</w:t>
      </w:r>
      <w:proofErr w:type="spellEnd"/>
      <w:r>
        <w:t xml:space="preserve"> = </w:t>
      </w:r>
      <w:proofErr w:type="spellStart"/>
      <w:r>
        <w:t>DriverManager.getConnection</w:t>
      </w:r>
      <w:proofErr w:type="spellEnd"/>
      <w:r>
        <w:t>(</w:t>
      </w:r>
      <w:proofErr w:type="spellStart"/>
      <w:proofErr w:type="gramStart"/>
      <w:r>
        <w:t>connectionURL,userName</w:t>
      </w:r>
      <w:proofErr w:type="gramEnd"/>
      <w:r>
        <w:t>,passWord</w:t>
      </w:r>
      <w:proofErr w:type="spellEnd"/>
      <w:r>
        <w:t>);</w:t>
      </w:r>
    </w:p>
    <w:p w14:paraId="1FDD3219" w14:textId="77777777" w:rsidR="001B0B3F" w:rsidRDefault="001B0B3F" w:rsidP="001B0B3F">
      <w:pPr>
        <w:pStyle w:val="code"/>
      </w:pPr>
      <w:r>
        <w:t xml:space="preserve">                    Statement </w:t>
      </w:r>
      <w:proofErr w:type="spellStart"/>
      <w:r>
        <w:t>stmt</w:t>
      </w:r>
      <w:proofErr w:type="spellEnd"/>
      <w:r>
        <w:t xml:space="preserve"> = </w:t>
      </w:r>
      <w:proofErr w:type="spellStart"/>
      <w:proofErr w:type="gramStart"/>
      <w:r>
        <w:t>cdb.createStatement</w:t>
      </w:r>
      <w:proofErr w:type="spellEnd"/>
      <w:proofErr w:type="gramEnd"/>
      <w:r>
        <w:t>();</w:t>
      </w:r>
    </w:p>
    <w:p w14:paraId="03D7996A" w14:textId="77777777" w:rsidR="001B0B3F" w:rsidRDefault="001B0B3F" w:rsidP="001B0B3F">
      <w:pPr>
        <w:pStyle w:val="code"/>
      </w:pPr>
      <w:r>
        <w:t xml:space="preserve">                    </w:t>
      </w:r>
      <w:proofErr w:type="spellStart"/>
      <w:r>
        <w:t>ResultSet</w:t>
      </w:r>
      <w:proofErr w:type="spellEnd"/>
      <w:r>
        <w:t xml:space="preserve"> </w:t>
      </w:r>
      <w:proofErr w:type="spellStart"/>
      <w:r>
        <w:t>rs</w:t>
      </w:r>
      <w:proofErr w:type="spellEnd"/>
      <w:r>
        <w:t xml:space="preserve"> = </w:t>
      </w:r>
      <w:proofErr w:type="spellStart"/>
      <w:r>
        <w:t>stmt</w:t>
      </w:r>
      <w:proofErr w:type="spellEnd"/>
    </w:p>
    <w:p w14:paraId="0125310F" w14:textId="77777777" w:rsidR="001B0B3F" w:rsidRDefault="001B0B3F" w:rsidP="001B0B3F">
      <w:pPr>
        <w:pStyle w:val="code"/>
      </w:pPr>
      <w:r>
        <w:t xml:space="preserve">                                    </w:t>
      </w:r>
      <w:proofErr w:type="gramStart"/>
      <w:r>
        <w:t>.</w:t>
      </w:r>
      <w:proofErr w:type="spellStart"/>
      <w:r>
        <w:t>executeQuery</w:t>
      </w:r>
      <w:proofErr w:type="spellEnd"/>
      <w:proofErr w:type="gramEnd"/>
      <w:r>
        <w:t>("SELECT CONCAT('Hello from CockroachDB at ',"</w:t>
      </w:r>
    </w:p>
    <w:p w14:paraId="0AD7ACBF" w14:textId="77777777" w:rsidR="001B0B3F" w:rsidRDefault="001B0B3F" w:rsidP="001B0B3F">
      <w:pPr>
        <w:pStyle w:val="code"/>
      </w:pPr>
      <w:r>
        <w:t xml:space="preserve">                                    </w:t>
      </w:r>
      <w:r>
        <w:tab/>
      </w:r>
      <w:r>
        <w:tab/>
        <w:t>+ "CAST (</w:t>
      </w:r>
      <w:proofErr w:type="gramStart"/>
      <w:r>
        <w:t>NOW(</w:t>
      </w:r>
      <w:proofErr w:type="gramEnd"/>
      <w:r>
        <w:t>) as STRING)) AS hello");</w:t>
      </w:r>
    </w:p>
    <w:p w14:paraId="0F0AD9E2" w14:textId="77777777" w:rsidR="001B0B3F" w:rsidRDefault="001B0B3F" w:rsidP="001B0B3F">
      <w:pPr>
        <w:pStyle w:val="code"/>
      </w:pPr>
      <w:r>
        <w:t xml:space="preserve">                    </w:t>
      </w:r>
      <w:proofErr w:type="spellStart"/>
      <w:proofErr w:type="gramStart"/>
      <w:r>
        <w:t>rs.next</w:t>
      </w:r>
      <w:proofErr w:type="spellEnd"/>
      <w:proofErr w:type="gramEnd"/>
      <w:r>
        <w:t>();</w:t>
      </w:r>
    </w:p>
    <w:p w14:paraId="2E555E73" w14:textId="77777777" w:rsidR="001B0B3F" w:rsidRDefault="001B0B3F" w:rsidP="001B0B3F">
      <w:pPr>
        <w:pStyle w:val="code"/>
      </w:pPr>
      <w:r>
        <w:t xml:space="preserve">                    </w:t>
      </w:r>
      <w:proofErr w:type="spellStart"/>
      <w:r>
        <w:t>System.out.println</w:t>
      </w:r>
      <w:proofErr w:type="spellEnd"/>
      <w:r>
        <w:t>(</w:t>
      </w:r>
      <w:proofErr w:type="spellStart"/>
      <w:proofErr w:type="gramStart"/>
      <w:r>
        <w:t>rs.getString</w:t>
      </w:r>
      <w:proofErr w:type="spellEnd"/>
      <w:proofErr w:type="gramEnd"/>
      <w:r>
        <w:t>("hello"));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w:t>
      </w:r>
      <w:proofErr w:type="spellStart"/>
      <w:proofErr w:type="gramStart"/>
      <w:r>
        <w:t>e.printStackTrace</w:t>
      </w:r>
      <w:proofErr w:type="spellEnd"/>
      <w:proofErr w:type="gramEnd"/>
      <w:r>
        <w:t>();</w:t>
      </w:r>
    </w:p>
    <w:p w14:paraId="7DA75206" w14:textId="77777777" w:rsidR="001B0B3F" w:rsidRDefault="001B0B3F" w:rsidP="001B0B3F">
      <w:pPr>
        <w:pStyle w:val="code"/>
      </w:pPr>
      <w:r>
        <w:t xml:space="preserve">                    </w:t>
      </w:r>
      <w:proofErr w:type="spellStart"/>
      <w:r>
        <w:t>System.err.println</w:t>
      </w:r>
      <w:proofErr w:type="spellEnd"/>
      <w:r>
        <w:t>(</w:t>
      </w:r>
      <w:proofErr w:type="spellStart"/>
      <w:proofErr w:type="gramStart"/>
      <w:r>
        <w:t>e.getClass</w:t>
      </w:r>
      <w:proofErr w:type="spellEnd"/>
      <w:proofErr w:type="gramEnd"/>
      <w:r>
        <w:t>().</w:t>
      </w:r>
      <w:proofErr w:type="spellStart"/>
      <w:r>
        <w:t>getName</w:t>
      </w:r>
      <w:proofErr w:type="spellEnd"/>
      <w:r>
        <w:t xml:space="preserve">() + ": " + </w:t>
      </w:r>
      <w:proofErr w:type="spellStart"/>
      <w:r>
        <w:t>e.getMessage</w:t>
      </w:r>
      <w:proofErr w:type="spellEnd"/>
      <w:r>
        <w:t>());</w:t>
      </w:r>
    </w:p>
    <w:p w14:paraId="1702B09C" w14:textId="77777777" w:rsidR="001B0B3F" w:rsidRDefault="001B0B3F" w:rsidP="001B0B3F">
      <w:pPr>
        <w:pStyle w:val="code"/>
      </w:pPr>
      <w:r>
        <w:t xml:space="preserve">                    </w:t>
      </w:r>
      <w:proofErr w:type="spellStart"/>
      <w:r>
        <w:t>System.exit</w:t>
      </w:r>
      <w:proofErr w:type="spellEnd"/>
      <w:r>
        <w:t>(0</w:t>
      </w:r>
      <w:proofErr w:type="gramStart"/>
      <w:r>
        <w:t>);</w:t>
      </w:r>
      <w:proofErr w:type="gramEnd"/>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78FE344B" w:rsidR="00FF58F2" w:rsidRDefault="00E43B26" w:rsidP="00C71734">
      <w:pPr>
        <w:rPr>
          <w:lang w:eastAsia="en-US"/>
        </w:rPr>
      </w:pPr>
      <w:r>
        <w:rPr>
          <w:lang w:eastAsia="en-US"/>
        </w:rPr>
        <w:t xml:space="preserve">If we wanted to connect to the </w:t>
      </w:r>
      <w:proofErr w:type="spellStart"/>
      <w:r>
        <w:rPr>
          <w:lang w:eastAsia="en-US"/>
        </w:rPr>
        <w:t>CockroachCloud</w:t>
      </w:r>
      <w:proofErr w:type="spellEnd"/>
      <w:r>
        <w:rPr>
          <w:lang w:eastAsia="en-US"/>
        </w:rPr>
        <w:t xml:space="preserve"> server we created earlier, we</w:t>
      </w:r>
      <w:r w:rsidR="003C3355">
        <w:rPr>
          <w:lang w:eastAsia="en-US"/>
        </w:rPr>
        <w:t>'</w:t>
      </w:r>
      <w:r>
        <w:rPr>
          <w:lang w:eastAsia="en-US"/>
        </w:rPr>
        <w:t>d issue the following command</w:t>
      </w:r>
      <w:ins w:id="444" w:author="Guy Harrison" w:date="2021-05-10T09:39:00Z">
        <w:r w:rsidR="00580753" w:rsidRPr="00580753">
          <w:t xml:space="preserve"> </w:t>
        </w:r>
        <w:proofErr w:type="gramStart"/>
        <w:r w:rsidR="00580753" w:rsidRPr="00580753">
          <w:rPr>
            <w:lang w:eastAsia="en-US"/>
          </w:rPr>
          <w:t>footnote:[</w:t>
        </w:r>
        <w:proofErr w:type="gramEnd"/>
        <w:r w:rsidR="00CB4E70" w:rsidRPr="00CB4E70">
          <w:rPr>
            <w:lang w:val="en-US"/>
          </w:rPr>
          <w:t xml:space="preserve"> </w:t>
        </w:r>
        <w:r w:rsidR="00CB4E70">
          <w:rPr>
            <w:lang w:val="en-US"/>
          </w:rPr>
          <w:t xml:space="preserve">Note that the URL is slightly different from the ones used for other languages.  The Java </w:t>
        </w:r>
        <w:proofErr w:type="spellStart"/>
        <w:r w:rsidR="00CB4E70">
          <w:rPr>
            <w:lang w:val="en-US"/>
          </w:rPr>
          <w:t>postgres</w:t>
        </w:r>
        <w:proofErr w:type="spellEnd"/>
        <w:r w:rsidR="00CB4E70">
          <w:rPr>
            <w:lang w:val="en-US"/>
          </w:rPr>
          <w:t xml:space="preserve"> driver does not support embedding the username and password in the URL so we need to pass them separately.</w:t>
        </w:r>
        <w:r w:rsidR="00580753" w:rsidRPr="00580753">
          <w:rPr>
            <w:lang w:eastAsia="en-US"/>
          </w:rPr>
          <w:t>]</w:t>
        </w:r>
      </w:ins>
      <w:r>
        <w:rPr>
          <w:lang w:eastAsia="en-US"/>
        </w:rPr>
        <w:t>:</w:t>
      </w:r>
    </w:p>
    <w:p w14:paraId="0FB71A37" w14:textId="77777777" w:rsidR="00E43B26" w:rsidRDefault="00E43B26" w:rsidP="00C71734">
      <w:pPr>
        <w:rPr>
          <w:lang w:eastAsia="en-US"/>
        </w:rPr>
      </w:pPr>
    </w:p>
    <w:p w14:paraId="34169F87" w14:textId="1F888AFE" w:rsidR="00603B8C" w:rsidRDefault="00603B8C" w:rsidP="00603B8C">
      <w:pPr>
        <w:pStyle w:val="code"/>
      </w:pPr>
      <w:r>
        <w:t>[</w:t>
      </w:r>
      <w:proofErr w:type="spellStart"/>
      <w:proofErr w:type="gramStart"/>
      <w:r>
        <w:t>source,bash</w:t>
      </w:r>
      <w:proofErr w:type="spellEnd"/>
      <w:proofErr w:type="gramEnd"/>
      <w:r>
        <w:t>]</w:t>
      </w:r>
    </w:p>
    <w:p w14:paraId="6123CE88" w14:textId="513085C6" w:rsidR="00603B8C" w:rsidRDefault="00603B8C" w:rsidP="00603B8C">
      <w:pPr>
        <w:pStyle w:val="code"/>
      </w:pPr>
      <w:r>
        <w:t>----</w:t>
      </w:r>
    </w:p>
    <w:p w14:paraId="7AC296A9" w14:textId="23E574E7" w:rsidR="00E43B26" w:rsidRDefault="1103BF3E" w:rsidP="00603B8C">
      <w:pPr>
        <w:pStyle w:val="code"/>
        <w:rPr>
          <w:ins w:id="445" w:author="Guy Harrison" w:date="2021-05-05T15:35:00Z"/>
        </w:rPr>
      </w:pPr>
      <w:r>
        <w:t xml:space="preserve">$ java -m </w:t>
      </w:r>
      <w:proofErr w:type="spellStart"/>
      <w:r>
        <w:t>helloCRDB</w:t>
      </w:r>
      <w:proofErr w:type="spellEnd"/>
      <w:r>
        <w:t>/</w:t>
      </w:r>
      <w:proofErr w:type="spellStart"/>
      <w:r>
        <w:t>helloCRDB.HelloCRDB</w:t>
      </w:r>
      <w:proofErr w:type="spellEnd"/>
      <w:r>
        <w:t xml:space="preserve"> </w:t>
      </w:r>
      <w:commentRangeStart w:id="446"/>
      <w:commentRangeStart w:id="447"/>
      <w:r>
        <w:t>postgresql</w:t>
      </w:r>
      <w:commentRangeEnd w:id="446"/>
      <w:r w:rsidR="00DC7690">
        <w:rPr>
          <w:rStyle w:val="CommentReference"/>
        </w:rPr>
        <w:commentReference w:id="446"/>
      </w:r>
      <w:commentRangeEnd w:id="447"/>
      <w:r w:rsidR="00DC7690">
        <w:rPr>
          <w:rStyle w:val="CommentReference"/>
        </w:rPr>
        <w:commentReference w:id="447"/>
      </w:r>
      <w:r>
        <w:t>://free-tier6.gcp-asia-</w:t>
      </w:r>
      <w:proofErr w:type="gramStart"/>
      <w:r>
        <w:t>southeast1.cockroachlabs.cloud</w:t>
      </w:r>
      <w:proofErr w:type="gramEnd"/>
      <w:r>
        <w:t>:26257/defaultdb?sslmode=verify-full&amp;sslrootcert=/Users/guyharrison/CRDBKeys/cc-ca.crt&amp;options=--cluster=grumpy-orca-56 guy b4_jPoEYw4_Ixsj7</w:t>
      </w:r>
    </w:p>
    <w:p w14:paraId="5CF561FA" w14:textId="77777777" w:rsidR="00E24827" w:rsidRDefault="00E24827" w:rsidP="00603B8C">
      <w:pPr>
        <w:pStyle w:val="code"/>
        <w:rPr>
          <w:ins w:id="448" w:author="Guy Harrison" w:date="2021-05-05T15:35:00Z"/>
        </w:rPr>
      </w:pPr>
    </w:p>
    <w:p w14:paraId="3DEAE198" w14:textId="1C405B4D" w:rsidR="007465CE" w:rsidRPr="00C5649A" w:rsidRDefault="007465CE" w:rsidP="007465CE">
      <w:pPr>
        <w:pStyle w:val="code"/>
        <w:rPr>
          <w:ins w:id="449" w:author="Guy Harrison" w:date="2021-05-05T15:41:00Z"/>
        </w:rPr>
      </w:pPr>
      <w:ins w:id="450" w:author="Guy Harrison" w:date="2021-05-05T15:41:00Z">
        <w:r>
          <w:rPr>
            <w:rFonts w:ascii="Segoe UI Symbol" w:hAnsi="Segoe UI Symbol" w:cs="Segoe UI Symbol"/>
          </w:rPr>
          <w:t xml:space="preserve"> </w:t>
        </w:r>
      </w:ins>
    </w:p>
    <w:p w14:paraId="7D82B543" w14:textId="76DD5164" w:rsidR="00E24827" w:rsidRDefault="007465CE" w:rsidP="007465CE">
      <w:pPr>
        <w:pStyle w:val="code"/>
      </w:pPr>
      <w:ins w:id="451" w:author="Guy Harrison" w:date="2021-05-05T15:41:00Z">
        <w:r w:rsidRPr="00E728BC">
          <w:t>Hello from CockroachDB at 2021-05-05 15:39:07.667438+10:00</w:t>
        </w:r>
      </w:ins>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w:t>
      </w:r>
      <w:proofErr w:type="spellStart"/>
      <w:proofErr w:type="gramStart"/>
      <w:r>
        <w:t>source,bash</w:t>
      </w:r>
      <w:proofErr w:type="spellEnd"/>
      <w:proofErr w:type="gramEnd"/>
      <w:r>
        <w:t>]</w:t>
      </w:r>
    </w:p>
    <w:p w14:paraId="0E2125E0" w14:textId="683B0FF7" w:rsidR="00AD243B" w:rsidRDefault="00AD243B" w:rsidP="00AD243B">
      <w:pPr>
        <w:pStyle w:val="code"/>
      </w:pPr>
      <w:r>
        <w:t>----</w:t>
      </w:r>
    </w:p>
    <w:p w14:paraId="7C62A9B9" w14:textId="2DB6CF70" w:rsidR="00AD243B" w:rsidRDefault="00DC7690" w:rsidP="00AD243B">
      <w:pPr>
        <w:pStyle w:val="code"/>
        <w:rPr>
          <w:ins w:id="452" w:author="Guy Harrison" w:date="2021-05-05T15:35:00Z"/>
        </w:rPr>
      </w:pPr>
      <w:r>
        <w:t xml:space="preserve">$ </w:t>
      </w:r>
      <w:proofErr w:type="gramStart"/>
      <w:r w:rsidR="00AD243B">
        <w:t xml:space="preserve">java  </w:t>
      </w:r>
      <w:r w:rsidR="00AD243B" w:rsidRPr="00AD243B">
        <w:t>-</w:t>
      </w:r>
      <w:proofErr w:type="gramEnd"/>
      <w:r w:rsidR="00AD243B" w:rsidRPr="00AD243B">
        <w:t xml:space="preserve">m </w:t>
      </w:r>
      <w:proofErr w:type="spellStart"/>
      <w:r w:rsidR="00AD243B" w:rsidRPr="00AD243B">
        <w:t>helloCRDB</w:t>
      </w:r>
      <w:proofErr w:type="spellEnd"/>
      <w:r w:rsidR="00AD243B" w:rsidRPr="00AD243B">
        <w:t>/</w:t>
      </w:r>
      <w:proofErr w:type="spellStart"/>
      <w:r w:rsidR="00AD243B" w:rsidRPr="00AD243B">
        <w:t>helloCRDB.HelloCRDB</w:t>
      </w:r>
      <w:proofErr w:type="spellEnd"/>
      <w:r w:rsidR="00AD243B" w:rsidRPr="00AD243B">
        <w:t xml:space="preserve"> postgresql://localhost:26257/?sslmode=disable root</w:t>
      </w:r>
      <w:r w:rsidR="003326A3">
        <w:t xml:space="preserve"> ‘’</w:t>
      </w:r>
    </w:p>
    <w:p w14:paraId="522473E2" w14:textId="77777777" w:rsidR="00E24827" w:rsidRDefault="00E24827" w:rsidP="00AD243B">
      <w:pPr>
        <w:pStyle w:val="code"/>
        <w:rPr>
          <w:ins w:id="453" w:author="Guy Harrison" w:date="2021-05-05T15:35:00Z"/>
        </w:rPr>
      </w:pPr>
    </w:p>
    <w:p w14:paraId="1FA1EC2C" w14:textId="17CF8EC3" w:rsidR="00E24827" w:rsidRDefault="00074B2E" w:rsidP="00AD243B">
      <w:pPr>
        <w:pStyle w:val="code"/>
      </w:pPr>
      <w:ins w:id="454" w:author="Guy Harrison" w:date="2021-05-05T15:41:00Z">
        <w:r w:rsidRPr="00074B2E">
          <w:t>Hello from CockroachDB at 2021-05-05 15:38:56.691009+10:00</w:t>
        </w:r>
      </w:ins>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44D4C9C6" w:rsidR="00AF60B0" w:rsidRDefault="526BB698" w:rsidP="001631A1">
      <w:r>
        <w:t xml:space="preserve">Python is a widely used scripting language as well as the tool of choice for many data scientists and data wranglers.   In this example </w:t>
      </w:r>
      <w:ins w:id="455" w:author="Angela Rufino" w:date="2021-05-07T20:39:00Z">
        <w:r>
          <w:t>w</w:t>
        </w:r>
      </w:ins>
      <w:del w:id="456" w:author="Angela Rufino" w:date="2021-05-07T20:39:00Z">
        <w:r w:rsidR="001631A1" w:rsidDel="526BB698">
          <w:delText>W</w:delText>
        </w:r>
      </w:del>
      <w:r>
        <w:t>e'll use the +</w:t>
      </w:r>
      <w:proofErr w:type="spellStart"/>
      <w:r>
        <w:t>psycopg</w:t>
      </w:r>
      <w:proofErr w:type="spellEnd"/>
      <w:r>
        <w:t>+ python-</w:t>
      </w:r>
      <w:proofErr w:type="spellStart"/>
      <w:r>
        <w:t>postgresql</w:t>
      </w:r>
      <w:proofErr w:type="spellEnd"/>
      <w:r>
        <w:t xml:space="preserve"> package to connect to CockroachDB. </w:t>
      </w:r>
    </w:p>
    <w:p w14:paraId="3891EFDF" w14:textId="77777777" w:rsidR="00175D9E" w:rsidRDefault="00175D9E" w:rsidP="001631A1"/>
    <w:p w14:paraId="4E67428B" w14:textId="7F2CDF3E" w:rsidR="00175D9E" w:rsidRDefault="00175D9E" w:rsidP="001631A1">
      <w:r>
        <w:t>To install the +</w:t>
      </w:r>
      <w:proofErr w:type="spellStart"/>
      <w:r>
        <w:t>psycopg</w:t>
      </w:r>
      <w:proofErr w:type="spellEnd"/>
      <w:r>
        <w:t>+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36ECA118" w14:textId="5234CA47" w:rsidR="00E970B6" w:rsidRDefault="00DC7690" w:rsidP="00E970B6">
      <w:pPr>
        <w:pStyle w:val="code"/>
        <w:rPr>
          <w:ins w:id="457" w:author="Ben Darnell" w:date="2021-05-04T20:31:00Z"/>
        </w:rPr>
      </w:pPr>
      <w:r>
        <w:rPr>
          <w:rFonts w:ascii="Segoe UI Symbol" w:hAnsi="Segoe UI Symbol" w:cs="Segoe UI Symbol"/>
        </w:rPr>
        <w:t>$</w:t>
      </w:r>
      <w:r w:rsidR="00E970B6">
        <w:t xml:space="preserve"> pip3 install </w:t>
      </w:r>
      <w:proofErr w:type="gramStart"/>
      <w:r w:rsidR="4CFF9D7B">
        <w:t>psycopg2</w:t>
      </w:r>
      <w:proofErr w:type="gramEnd"/>
    </w:p>
    <w:p w14:paraId="00402118" w14:textId="471F94CB" w:rsidR="00E970B6" w:rsidRDefault="4CFF9D7B" w:rsidP="00E970B6">
      <w:pPr>
        <w:pStyle w:val="code"/>
      </w:pPr>
      <w:r>
        <w:t>Collecting</w:t>
      </w:r>
      <w:r w:rsidR="00E970B6">
        <w:t xml:space="preserve">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 xml:space="preserve">Building wheels for collected packages: </w:t>
      </w:r>
      <w:proofErr w:type="gramStart"/>
      <w:r>
        <w:t>psycopg2</w:t>
      </w:r>
      <w:proofErr w:type="gramEnd"/>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lastRenderedPageBreak/>
        <w:t xml:space="preserve">  Stored in directory: /Users/guyharrison/Library/Caches/pip/wheels/a2/07/10/</w:t>
      </w:r>
      <w:proofErr w:type="gramStart"/>
      <w:r>
        <w:t>a9a82e72d50feb8d646acde6a88000bbf2ca0f82e41aea438a</w:t>
      </w:r>
      <w:proofErr w:type="gramEnd"/>
    </w:p>
    <w:p w14:paraId="7E4C6E50" w14:textId="77777777" w:rsidR="00E970B6" w:rsidRDefault="00E970B6" w:rsidP="00E970B6">
      <w:pPr>
        <w:pStyle w:val="code"/>
      </w:pPr>
      <w:r>
        <w:t xml:space="preserve">Successfully built </w:t>
      </w:r>
      <w:proofErr w:type="gramStart"/>
      <w:r>
        <w:t>psycopg2</w:t>
      </w:r>
      <w:proofErr w:type="gramEnd"/>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w:t>
      </w:r>
      <w:proofErr w:type="spellStart"/>
      <w:proofErr w:type="gramStart"/>
      <w:r>
        <w:t>source,python</w:t>
      </w:r>
      <w:proofErr w:type="spellEnd"/>
      <w:proofErr w:type="gramEnd"/>
      <w:r>
        <w:t>]</w:t>
      </w:r>
    </w:p>
    <w:p w14:paraId="57E461A5" w14:textId="03CB1B7E" w:rsidR="001F680A" w:rsidRDefault="001F680A" w:rsidP="001F680A">
      <w:pPr>
        <w:pStyle w:val="code"/>
      </w:pPr>
      <w:r>
        <w:t>----</w:t>
      </w:r>
    </w:p>
    <w:p w14:paraId="11D48EB2" w14:textId="77777777" w:rsidR="001F680A" w:rsidRDefault="001F680A" w:rsidP="001F680A">
      <w:pPr>
        <w:pStyle w:val="code"/>
      </w:pPr>
      <w:proofErr w:type="gramStart"/>
      <w:r>
        <w:t>#!/</w:t>
      </w:r>
      <w:proofErr w:type="gramEnd"/>
      <w:r>
        <w:t>usr/bin/env python3</w:t>
      </w:r>
    </w:p>
    <w:p w14:paraId="2273044E" w14:textId="77777777" w:rsidR="001F680A" w:rsidRDefault="001F680A" w:rsidP="001F680A">
      <w:pPr>
        <w:pStyle w:val="code"/>
      </w:pPr>
    </w:p>
    <w:p w14:paraId="3178DC4F" w14:textId="77777777" w:rsidR="001F680A" w:rsidRDefault="001F680A" w:rsidP="001F680A">
      <w:pPr>
        <w:pStyle w:val="code"/>
      </w:pPr>
      <w:r>
        <w:t xml:space="preserve">import </w:t>
      </w:r>
      <w:proofErr w:type="gramStart"/>
      <w:r>
        <w:t>psycopg2</w:t>
      </w:r>
      <w:proofErr w:type="gramEnd"/>
    </w:p>
    <w:p w14:paraId="04A8907B" w14:textId="77777777" w:rsidR="001F680A" w:rsidRDefault="001F680A" w:rsidP="001F680A">
      <w:pPr>
        <w:pStyle w:val="code"/>
      </w:pPr>
      <w:r>
        <w:t xml:space="preserve">import </w:t>
      </w:r>
      <w:proofErr w:type="gramStart"/>
      <w:r>
        <w:t>sys</w:t>
      </w:r>
      <w:proofErr w:type="gramEnd"/>
    </w:p>
    <w:p w14:paraId="51BB60A0" w14:textId="77777777" w:rsidR="001F680A" w:rsidRDefault="001F680A" w:rsidP="001F680A">
      <w:pPr>
        <w:pStyle w:val="code"/>
      </w:pPr>
      <w:r>
        <w:t xml:space="preserve"> </w:t>
      </w:r>
    </w:p>
    <w:p w14:paraId="1C76BED5" w14:textId="77777777" w:rsidR="001F680A" w:rsidRDefault="001F680A" w:rsidP="001F680A">
      <w:pPr>
        <w:pStyle w:val="code"/>
      </w:pPr>
      <w:r>
        <w:t xml:space="preserve">def </w:t>
      </w:r>
      <w:proofErr w:type="gramStart"/>
      <w:r>
        <w:t>main(</w:t>
      </w:r>
      <w:proofErr w:type="gramEnd"/>
      <w:r>
        <w:t>):</w:t>
      </w:r>
    </w:p>
    <w:p w14:paraId="1283A9A7" w14:textId="77777777" w:rsidR="001F680A" w:rsidRDefault="001F680A" w:rsidP="001F680A">
      <w:pPr>
        <w:pStyle w:val="code"/>
      </w:pPr>
    </w:p>
    <w:p w14:paraId="60102EF4" w14:textId="77777777" w:rsidR="001F680A" w:rsidRDefault="001F680A" w:rsidP="001F680A">
      <w:pPr>
        <w:pStyle w:val="code"/>
      </w:pPr>
      <w:r>
        <w:t xml:space="preserve">  if ((</w:t>
      </w:r>
      <w:proofErr w:type="spellStart"/>
      <w:r>
        <w:t>len</w:t>
      </w:r>
      <w:proofErr w:type="spellEnd"/>
      <w:r>
        <w:t>(</w:t>
      </w:r>
      <w:proofErr w:type="spellStart"/>
      <w:proofErr w:type="gramStart"/>
      <w:r>
        <w:t>sys.argv</w:t>
      </w:r>
      <w:proofErr w:type="spellEnd"/>
      <w:proofErr w:type="gramEnd"/>
      <w:r>
        <w:t>)) !=2):</w:t>
      </w:r>
    </w:p>
    <w:p w14:paraId="67E624D3" w14:textId="77777777" w:rsidR="001F680A" w:rsidRDefault="001F680A" w:rsidP="001F680A">
      <w:pPr>
        <w:pStyle w:val="code"/>
      </w:pPr>
      <w:r>
        <w:t xml:space="preserve">    </w:t>
      </w:r>
      <w:proofErr w:type="spellStart"/>
      <w:proofErr w:type="gramStart"/>
      <w:r>
        <w:t>sys.exit</w:t>
      </w:r>
      <w:proofErr w:type="spellEnd"/>
      <w:proofErr w:type="gramEnd"/>
      <w:r>
        <w:t>("</w:t>
      </w:r>
      <w:proofErr w:type="spellStart"/>
      <w:r>
        <w:t>Error:No</w:t>
      </w:r>
      <w:proofErr w:type="spellEnd"/>
      <w:r>
        <w:t xml:space="preserve"> URL provided on command line")</w:t>
      </w:r>
    </w:p>
    <w:p w14:paraId="031F98DC" w14:textId="77777777" w:rsidR="001F680A" w:rsidRDefault="001F680A" w:rsidP="001F680A">
      <w:pPr>
        <w:pStyle w:val="code"/>
      </w:pPr>
      <w:r>
        <w:t xml:space="preserve">  </w:t>
      </w:r>
      <w:proofErr w:type="spellStart"/>
      <w:r>
        <w:t>uri</w:t>
      </w:r>
      <w:proofErr w:type="spellEnd"/>
      <w:r>
        <w:t>=</w:t>
      </w:r>
      <w:proofErr w:type="spellStart"/>
      <w:proofErr w:type="gramStart"/>
      <w:r>
        <w:t>sys.argv</w:t>
      </w:r>
      <w:proofErr w:type="spellEnd"/>
      <w:proofErr w:type="gramEnd"/>
      <w:r>
        <w:t>[1]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w:t>
      </w:r>
      <w:proofErr w:type="spellStart"/>
      <w:r>
        <w:t>uri</w:t>
      </w:r>
      <w:proofErr w:type="spellEnd"/>
      <w:r>
        <w:t>)</w:t>
      </w:r>
    </w:p>
    <w:p w14:paraId="5F973298" w14:textId="77777777" w:rsidR="001F680A" w:rsidRDefault="001F680A" w:rsidP="001F680A">
      <w:pPr>
        <w:pStyle w:val="code"/>
      </w:pPr>
      <w:r>
        <w:t xml:space="preserve">  with </w:t>
      </w:r>
      <w:proofErr w:type="spellStart"/>
      <w:proofErr w:type="gramStart"/>
      <w:r>
        <w:t>conn.cursor</w:t>
      </w:r>
      <w:proofErr w:type="spellEnd"/>
      <w:proofErr w:type="gramEnd"/>
      <w:r>
        <w:t>() as cur:</w:t>
      </w:r>
    </w:p>
    <w:p w14:paraId="467CDBB1" w14:textId="77777777" w:rsidR="001F680A" w:rsidRDefault="001F680A" w:rsidP="001F680A">
      <w:pPr>
        <w:pStyle w:val="code"/>
      </w:pPr>
      <w:r>
        <w:t xml:space="preserve">    </w:t>
      </w:r>
      <w:proofErr w:type="spellStart"/>
      <w:proofErr w:type="gramStart"/>
      <w:r>
        <w:t>cur.execute</w:t>
      </w:r>
      <w:proofErr w:type="spellEnd"/>
      <w:proofErr w:type="gramEnd"/>
      <w:r>
        <w:t>("""SELECT CONCAT('Hello from CockroachDB at ',</w:t>
      </w:r>
    </w:p>
    <w:p w14:paraId="3F04F369" w14:textId="77777777" w:rsidR="001F680A" w:rsidRDefault="001F680A" w:rsidP="001F680A">
      <w:pPr>
        <w:pStyle w:val="code"/>
      </w:pPr>
      <w:r>
        <w:t xml:space="preserve">                   CAST (</w:t>
      </w:r>
      <w:proofErr w:type="gramStart"/>
      <w:r>
        <w:t>NOW(</w:t>
      </w:r>
      <w:proofErr w:type="gramEnd"/>
      <w:r>
        <w:t>) as STRING))""")</w:t>
      </w:r>
    </w:p>
    <w:p w14:paraId="3BFAE261" w14:textId="77777777" w:rsidR="001F680A" w:rsidRDefault="001F680A" w:rsidP="001F680A">
      <w:pPr>
        <w:pStyle w:val="code"/>
      </w:pPr>
      <w:r>
        <w:t xml:space="preserve">    data=</w:t>
      </w:r>
      <w:proofErr w:type="spellStart"/>
      <w:proofErr w:type="gramStart"/>
      <w:r>
        <w:t>cur.fetchone</w:t>
      </w:r>
      <w:proofErr w:type="spellEnd"/>
      <w:proofErr w:type="gramEnd"/>
      <w:r>
        <w:t>()</w:t>
      </w:r>
    </w:p>
    <w:p w14:paraId="22CB77E9" w14:textId="77777777" w:rsidR="001F680A" w:rsidRDefault="001F680A" w:rsidP="001F680A">
      <w:pPr>
        <w:pStyle w:val="code"/>
      </w:pPr>
      <w:r>
        <w:t xml:space="preserve">    </w:t>
      </w:r>
      <w:proofErr w:type="gramStart"/>
      <w:r>
        <w:t>print(</w:t>
      </w:r>
      <w:proofErr w:type="gramEnd"/>
      <w:r>
        <w:t>"%s" % data[0])</w:t>
      </w:r>
    </w:p>
    <w:p w14:paraId="72C3E2DC" w14:textId="77777777" w:rsidR="001F680A" w:rsidRDefault="001F680A" w:rsidP="001F680A">
      <w:pPr>
        <w:pStyle w:val="code"/>
      </w:pPr>
    </w:p>
    <w:p w14:paraId="2E0A6081" w14:textId="5FE2FB1F" w:rsidR="001F680A" w:rsidRDefault="001F680A" w:rsidP="001F680A">
      <w:pPr>
        <w:pStyle w:val="code"/>
      </w:pPr>
      <w:proofErr w:type="gramStart"/>
      <w:r>
        <w:t>main(</w:t>
      </w:r>
      <w:proofErr w:type="gramEnd"/>
      <w:r>
        <w:t>)</w:t>
      </w:r>
    </w:p>
    <w:p w14:paraId="37850364" w14:textId="2480B2EF" w:rsidR="001F680A" w:rsidRDefault="001F680A" w:rsidP="001F680A">
      <w:pPr>
        <w:pStyle w:val="code"/>
      </w:pPr>
      <w:r>
        <w:t>----</w:t>
      </w:r>
    </w:p>
    <w:p w14:paraId="19EB1999" w14:textId="77777777" w:rsidR="00CD1A30" w:rsidRDefault="00CD1A30" w:rsidP="001F680A">
      <w:pPr>
        <w:pStyle w:val="code"/>
      </w:pPr>
    </w:p>
    <w:p w14:paraId="5D571413" w14:textId="0A963095" w:rsidR="004207E3" w:rsidDel="00665A7E" w:rsidRDefault="001F680A" w:rsidP="001631A1">
      <w:pPr>
        <w:rPr>
          <w:moveFrom w:id="458" w:author="Guy Harrison" w:date="2021-05-10T09:34:00Z"/>
        </w:rPr>
      </w:pPr>
      <w:moveFromRangeStart w:id="459" w:author="Guy Harrison" w:date="2021-05-10T09:34:00Z" w:name="move71531707"/>
      <w:moveFrom w:id="460" w:author="Guy Harrison" w:date="2021-05-10T09:34:00Z">
        <w:r w:rsidDel="00665A7E">
          <w:t xml:space="preserve">Here we connect </w:t>
        </w:r>
        <w:r w:rsidR="00CD1A30" w:rsidDel="00665A7E">
          <w:t>to a local CockroachDB cluster running in insecure mode:</w:t>
        </w:r>
      </w:moveFrom>
    </w:p>
    <w:p w14:paraId="4EBB6E59" w14:textId="3ED27E59" w:rsidR="00CD1A30" w:rsidDel="00665A7E" w:rsidRDefault="00CD1A30" w:rsidP="001631A1">
      <w:pPr>
        <w:rPr>
          <w:moveFrom w:id="461" w:author="Guy Harrison" w:date="2021-05-10T09:34:00Z"/>
        </w:rPr>
      </w:pPr>
    </w:p>
    <w:p w14:paraId="4714BE89" w14:textId="13C81EBC" w:rsidR="004207E3" w:rsidDel="00665A7E" w:rsidRDefault="004207E3" w:rsidP="004207E3">
      <w:pPr>
        <w:pStyle w:val="code"/>
        <w:rPr>
          <w:moveFrom w:id="462" w:author="Guy Harrison" w:date="2021-05-10T09:34:00Z"/>
        </w:rPr>
      </w:pPr>
      <w:moveFrom w:id="463" w:author="Guy Harrison" w:date="2021-05-10T09:34:00Z">
        <w:r w:rsidDel="00665A7E">
          <w:t>[source, bash]</w:t>
        </w:r>
      </w:moveFrom>
    </w:p>
    <w:p w14:paraId="43ED23A5" w14:textId="35B30874" w:rsidR="004207E3" w:rsidDel="00665A7E" w:rsidRDefault="004207E3" w:rsidP="004207E3">
      <w:pPr>
        <w:pStyle w:val="code"/>
        <w:rPr>
          <w:moveFrom w:id="464" w:author="Guy Harrison" w:date="2021-05-10T09:34:00Z"/>
        </w:rPr>
      </w:pPr>
      <w:moveFrom w:id="465" w:author="Guy Harrison" w:date="2021-05-10T09:34:00Z">
        <w:r w:rsidDel="00665A7E">
          <w:t>----</w:t>
        </w:r>
      </w:moveFrom>
    </w:p>
    <w:p w14:paraId="78D79EF3" w14:textId="30580928" w:rsidR="00E970B6" w:rsidDel="00665A7E" w:rsidRDefault="00E970B6" w:rsidP="004207E3">
      <w:pPr>
        <w:pStyle w:val="code"/>
        <w:rPr>
          <w:moveFrom w:id="466" w:author="Guy Harrison" w:date="2021-05-10T09:34:00Z"/>
        </w:rPr>
      </w:pPr>
    </w:p>
    <w:p w14:paraId="473FE8BD" w14:textId="732ADEE9" w:rsidR="004207E3" w:rsidDel="00665A7E" w:rsidRDefault="00CD1A30" w:rsidP="004207E3">
      <w:pPr>
        <w:pStyle w:val="code"/>
        <w:rPr>
          <w:moveFrom w:id="467" w:author="Guy Harrison" w:date="2021-05-10T09:34:00Z"/>
        </w:rPr>
      </w:pPr>
      <w:moveFrom w:id="468" w:author="Guy Harrison" w:date="2021-05-10T09:34:00Z">
        <w:r w:rsidDel="00665A7E">
          <w:rPr>
            <w:rFonts w:ascii="Segoe UI Symbol" w:hAnsi="Segoe UI Symbol" w:cs="Segoe UI Symbol"/>
          </w:rPr>
          <w:t>$</w:t>
        </w:r>
        <w:r w:rsidR="004207E3" w:rsidDel="00665A7E">
          <w:t xml:space="preserve"> python helloCRDB.py 'postgres://root@localhost:26257?sslmode=disable'</w:t>
        </w:r>
      </w:moveFrom>
    </w:p>
    <w:p w14:paraId="40F44A87" w14:textId="49FA07F2" w:rsidR="00E970B6" w:rsidDel="00665A7E" w:rsidRDefault="004207E3" w:rsidP="004207E3">
      <w:pPr>
        <w:pStyle w:val="code"/>
        <w:rPr>
          <w:moveFrom w:id="469" w:author="Guy Harrison" w:date="2021-05-10T09:34:00Z"/>
        </w:rPr>
      </w:pPr>
      <w:moveFrom w:id="470" w:author="Guy Harrison" w:date="2021-05-10T09:34:00Z">
        <w:r w:rsidDel="00665A7E">
          <w:t>Hello from CockroachDB at 2021-05-02 02:33:00.755359+00:00</w:t>
        </w:r>
      </w:moveFrom>
    </w:p>
    <w:p w14:paraId="53B16349" w14:textId="2B202D6B" w:rsidR="004207E3" w:rsidDel="00665A7E" w:rsidRDefault="004207E3" w:rsidP="004207E3">
      <w:pPr>
        <w:pStyle w:val="code"/>
        <w:rPr>
          <w:moveFrom w:id="471" w:author="Guy Harrison" w:date="2021-05-10T09:34:00Z"/>
        </w:rPr>
      </w:pPr>
      <w:moveFrom w:id="472" w:author="Guy Harrison" w:date="2021-05-10T09:34:00Z">
        <w:r w:rsidDel="00665A7E">
          <w:t>----</w:t>
        </w:r>
      </w:moveFrom>
    </w:p>
    <w:moveFromRangeEnd w:id="459"/>
    <w:p w14:paraId="45A6E64B" w14:textId="77777777" w:rsidR="00540055" w:rsidRDefault="00540055" w:rsidP="004207E3">
      <w:pPr>
        <w:pStyle w:val="code"/>
      </w:pPr>
    </w:p>
    <w:p w14:paraId="08130EAB" w14:textId="117E4857" w:rsidR="00540055" w:rsidRDefault="00665A7E" w:rsidP="00540055">
      <w:ins w:id="473" w:author="Guy Harrison" w:date="2021-05-10T09:35:00Z">
        <w:r>
          <w:t>Here</w:t>
        </w:r>
      </w:ins>
      <w:commentRangeStart w:id="474"/>
      <w:del w:id="475" w:author="Guy Harrison" w:date="2021-05-10T09:35:00Z">
        <w:r w:rsidR="00540055" w:rsidDel="00665A7E">
          <w:delText>And here</w:delText>
        </w:r>
      </w:del>
      <w:r w:rsidR="00540055">
        <w:t xml:space="preserve"> we connect to the </w:t>
      </w:r>
      <w:proofErr w:type="spellStart"/>
      <w:r w:rsidR="00540055">
        <w:t>CockroachCloud</w:t>
      </w:r>
      <w:commentRangeEnd w:id="474"/>
      <w:proofErr w:type="spellEnd"/>
      <w:r w:rsidR="00540055">
        <w:rPr>
          <w:rStyle w:val="CommentReference"/>
        </w:rPr>
        <w:commentReference w:id="474"/>
      </w:r>
      <w:r w:rsidR="00540055">
        <w:t xml:space="preserve"> database we established earlier in the chapter</w:t>
      </w:r>
      <w:r w:rsidR="00540055">
        <w:rPr>
          <w:rStyle w:val="FootnoteReference"/>
        </w:rPr>
        <w:footnoteReference w:id="2"/>
      </w:r>
      <w:r w:rsidR="00540055">
        <w:t>:</w:t>
      </w:r>
    </w:p>
    <w:p w14:paraId="088E9F68" w14:textId="77777777" w:rsidR="00540055" w:rsidRDefault="00540055" w:rsidP="004207E3">
      <w:pPr>
        <w:pStyle w:val="code"/>
      </w:pPr>
    </w:p>
    <w:p w14:paraId="567CC7A1" w14:textId="394F4950" w:rsidR="00540055" w:rsidRDefault="00540055" w:rsidP="004207E3">
      <w:pPr>
        <w:pStyle w:val="code"/>
      </w:pPr>
      <w:r>
        <w:t>[source, bash]</w:t>
      </w:r>
    </w:p>
    <w:p w14:paraId="1EB1C609" w14:textId="1866F766" w:rsidR="00540055" w:rsidRDefault="00540055" w:rsidP="004207E3">
      <w:pPr>
        <w:pStyle w:val="code"/>
      </w:pPr>
      <w:r>
        <w:t>----</w:t>
      </w:r>
    </w:p>
    <w:p w14:paraId="4E2B77F5" w14:textId="298DF802" w:rsidR="00540055" w:rsidRDefault="00540055" w:rsidP="00540055">
      <w:pPr>
        <w:pStyle w:val="code"/>
      </w:pPr>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w:t>
      </w:r>
      <w:commentRangeStart w:id="476"/>
      <w:commentRangeStart w:id="477"/>
      <w:r>
        <w:t>%</w:t>
      </w:r>
      <w:r w:rsidR="4CFF9D7B">
        <w:t>3d</w:t>
      </w:r>
      <w:commentRangeEnd w:id="476"/>
      <w:r>
        <w:rPr>
          <w:rStyle w:val="CommentReference"/>
        </w:rPr>
        <w:commentReference w:id="476"/>
      </w:r>
      <w:commentRangeEnd w:id="477"/>
      <w:r w:rsidR="00CD0280">
        <w:rPr>
          <w:rStyle w:val="CommentReference"/>
          <w:rFonts w:ascii="Times New Roman" w:eastAsia="Times New Roman" w:hAnsi="Times New Roman" w:cs="Times New Roman"/>
          <w:lang w:eastAsia="en-GB"/>
        </w:rPr>
        <w:commentReference w:id="477"/>
      </w:r>
      <w:r w:rsidR="4CFF9D7B">
        <w:t>grumpy</w:t>
      </w:r>
      <w:r>
        <w:t>-orca-56'</w:t>
      </w:r>
    </w:p>
    <w:p w14:paraId="0A72D91C" w14:textId="77777777" w:rsidR="00540055" w:rsidRDefault="00540055" w:rsidP="00540055">
      <w:pPr>
        <w:pStyle w:val="code"/>
      </w:pPr>
    </w:p>
    <w:p w14:paraId="4A85BDAD" w14:textId="74A5CC24" w:rsidR="00540055" w:rsidRDefault="00540055" w:rsidP="00540055">
      <w:pPr>
        <w:pStyle w:val="code"/>
        <w:pBdr>
          <w:bottom w:val="single" w:sz="6" w:space="1" w:color="auto"/>
        </w:pBdr>
      </w:pPr>
      <w:r>
        <w:t>Hello from CockroachDB at 2021-05-02 02:39:55.859734+00:00</w:t>
      </w:r>
    </w:p>
    <w:p w14:paraId="4C78A7F9" w14:textId="139260DE" w:rsidR="00665A7E" w:rsidRDefault="00540055" w:rsidP="00540055">
      <w:pPr>
        <w:pStyle w:val="code"/>
        <w:rPr>
          <w:ins w:id="478" w:author="Guy Harrison" w:date="2021-05-10T09:34:00Z"/>
        </w:rPr>
      </w:pPr>
      <w:del w:id="479" w:author="Guy Harrison" w:date="2021-05-10T09:34:00Z">
        <w:r w:rsidDel="00665A7E">
          <w:delText>----</w:delText>
        </w:r>
      </w:del>
    </w:p>
    <w:p w14:paraId="02766CEE" w14:textId="530D0253" w:rsidR="00665A7E" w:rsidRDefault="00665A7E" w:rsidP="00665A7E">
      <w:pPr>
        <w:rPr>
          <w:moveTo w:id="480" w:author="Guy Harrison" w:date="2021-05-10T09:34:00Z"/>
        </w:rPr>
      </w:pPr>
      <w:ins w:id="481" w:author="Guy Harrison" w:date="2021-05-10T09:34:00Z">
        <w:r>
          <w:t xml:space="preserve">And </w:t>
        </w:r>
      </w:ins>
      <w:moveToRangeStart w:id="482" w:author="Guy Harrison" w:date="2021-05-10T09:34:00Z" w:name="move71531707"/>
      <w:moveTo w:id="483" w:author="Guy Harrison" w:date="2021-05-10T09:34:00Z">
        <w:del w:id="484" w:author="Guy Harrison" w:date="2021-05-10T09:34:00Z">
          <w:r w:rsidDel="00665A7E">
            <w:delText>H</w:delText>
          </w:r>
        </w:del>
      </w:moveTo>
      <w:ins w:id="485" w:author="Guy Harrison" w:date="2021-05-10T09:34:00Z">
        <w:r>
          <w:t>h</w:t>
        </w:r>
      </w:ins>
      <w:moveTo w:id="486" w:author="Guy Harrison" w:date="2021-05-10T09:34:00Z">
        <w:r>
          <w:t>ere we connect to a local CockroachDB cluster running in insecure mode:</w:t>
        </w:r>
      </w:moveTo>
    </w:p>
    <w:p w14:paraId="143D8DCD" w14:textId="77777777" w:rsidR="00665A7E" w:rsidRDefault="00665A7E" w:rsidP="00665A7E">
      <w:pPr>
        <w:rPr>
          <w:moveTo w:id="487" w:author="Guy Harrison" w:date="2021-05-10T09:34:00Z"/>
        </w:rPr>
      </w:pPr>
    </w:p>
    <w:p w14:paraId="1875B2D1" w14:textId="77777777" w:rsidR="00665A7E" w:rsidRDefault="00665A7E" w:rsidP="00665A7E">
      <w:pPr>
        <w:pStyle w:val="code"/>
        <w:rPr>
          <w:moveTo w:id="488" w:author="Guy Harrison" w:date="2021-05-10T09:34:00Z"/>
        </w:rPr>
      </w:pPr>
      <w:moveTo w:id="489" w:author="Guy Harrison" w:date="2021-05-10T09:34:00Z">
        <w:r>
          <w:t>[source, bash]</w:t>
        </w:r>
      </w:moveTo>
    </w:p>
    <w:p w14:paraId="7659AF06" w14:textId="77777777" w:rsidR="00665A7E" w:rsidRDefault="00665A7E" w:rsidP="00665A7E">
      <w:pPr>
        <w:pStyle w:val="code"/>
        <w:rPr>
          <w:moveTo w:id="490" w:author="Guy Harrison" w:date="2021-05-10T09:34:00Z"/>
        </w:rPr>
      </w:pPr>
      <w:moveTo w:id="491" w:author="Guy Harrison" w:date="2021-05-10T09:34:00Z">
        <w:r>
          <w:t>----</w:t>
        </w:r>
      </w:moveTo>
    </w:p>
    <w:p w14:paraId="699C74BC" w14:textId="77777777" w:rsidR="00665A7E" w:rsidRDefault="00665A7E" w:rsidP="00665A7E">
      <w:pPr>
        <w:pStyle w:val="code"/>
        <w:rPr>
          <w:moveTo w:id="492" w:author="Guy Harrison" w:date="2021-05-10T09:34:00Z"/>
        </w:rPr>
      </w:pPr>
    </w:p>
    <w:p w14:paraId="32373E5E" w14:textId="77777777" w:rsidR="00665A7E" w:rsidRDefault="00665A7E" w:rsidP="00665A7E">
      <w:pPr>
        <w:pStyle w:val="code"/>
        <w:rPr>
          <w:moveTo w:id="493" w:author="Guy Harrison" w:date="2021-05-10T09:34:00Z"/>
        </w:rPr>
      </w:pPr>
      <w:moveTo w:id="494" w:author="Guy Harrison" w:date="2021-05-10T09:34:00Z">
        <w:r>
          <w:rPr>
            <w:rFonts w:ascii="Segoe UI Symbol" w:hAnsi="Segoe UI Symbol" w:cs="Segoe UI Symbol"/>
          </w:rPr>
          <w:lastRenderedPageBreak/>
          <w:t>$</w:t>
        </w:r>
        <w:r>
          <w:t xml:space="preserve"> python helloCRDB.py '</w:t>
        </w:r>
        <w:proofErr w:type="spellStart"/>
        <w:r>
          <w:t>postgres</w:t>
        </w:r>
        <w:proofErr w:type="spellEnd"/>
        <w:r>
          <w:t>://root@localhost:26257?sslmode=disable'</w:t>
        </w:r>
      </w:moveTo>
    </w:p>
    <w:p w14:paraId="0C606F79" w14:textId="77777777" w:rsidR="00665A7E" w:rsidRDefault="00665A7E" w:rsidP="00665A7E">
      <w:pPr>
        <w:pStyle w:val="code"/>
        <w:rPr>
          <w:moveTo w:id="495" w:author="Guy Harrison" w:date="2021-05-10T09:34:00Z"/>
        </w:rPr>
      </w:pPr>
      <w:moveTo w:id="496" w:author="Guy Harrison" w:date="2021-05-10T09:34:00Z">
        <w:r>
          <w:t>Hello from CockroachDB at 2021-05-02 02:33:00.755359+00:00</w:t>
        </w:r>
      </w:moveTo>
    </w:p>
    <w:p w14:paraId="6AA127D5" w14:textId="77777777" w:rsidR="00665A7E" w:rsidRDefault="00665A7E" w:rsidP="00665A7E">
      <w:pPr>
        <w:pStyle w:val="code"/>
        <w:rPr>
          <w:moveTo w:id="497" w:author="Guy Harrison" w:date="2021-05-10T09:34:00Z"/>
        </w:rPr>
      </w:pPr>
      <w:moveTo w:id="498" w:author="Guy Harrison" w:date="2021-05-10T09:34:00Z">
        <w:r>
          <w:t>----</w:t>
        </w:r>
      </w:moveTo>
    </w:p>
    <w:moveToRangeEnd w:id="482"/>
    <w:p w14:paraId="719ACDB5" w14:textId="77777777" w:rsidR="00665A7E" w:rsidRDefault="00665A7E" w:rsidP="00540055">
      <w:pPr>
        <w:pStyle w:val="code"/>
      </w:pPr>
    </w:p>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582D0A1B" w:rsidR="00BC2C7E" w:rsidRDefault="00BC2C7E" w:rsidP="001631A1">
      <w:r>
        <w:t>The GO language is one of the fastest</w:t>
      </w:r>
      <w:r w:rsidR="00DC7690">
        <w:t>-</w:t>
      </w:r>
      <w:r>
        <w:t>growing programming languages</w:t>
      </w:r>
      <w:r w:rsidR="00DC7690">
        <w:t>,</w:t>
      </w:r>
      <w:r>
        <w:t xml:space="preserve"> which offers </w:t>
      </w:r>
      <w:r w:rsidR="00563247">
        <w:t xml:space="preserve">high performance, modern programming paradigms and a low footprint.  Much of the CockroachDB </w:t>
      </w:r>
      <w:r w:rsidR="008B2099">
        <w:t xml:space="preserve">database platform is written in Go, so Go is a great choice for CockroachDB development. </w:t>
      </w:r>
    </w:p>
    <w:p w14:paraId="686B3677" w14:textId="77777777" w:rsidR="008B2099" w:rsidRDefault="008B2099" w:rsidP="001631A1"/>
    <w:p w14:paraId="720F0821" w14:textId="02F5F997" w:rsidR="008B2099" w:rsidRDefault="008B2099" w:rsidP="001631A1">
      <w:r>
        <w:t>In this example</w:t>
      </w:r>
      <w:r w:rsidR="00DC7690">
        <w:t>,</w:t>
      </w:r>
      <w:r>
        <w:t xml:space="preserve"> we are going to use the </w:t>
      </w:r>
      <w:proofErr w:type="spellStart"/>
      <w:r>
        <w:t>pgx</w:t>
      </w:r>
      <w:proofErr w:type="spellEnd"/>
      <w:r>
        <w:t xml:space="preserve"> </w:t>
      </w:r>
      <w:r w:rsidR="00DC7690">
        <w:t>PostgreSQL</w:t>
      </w:r>
      <w:r>
        <w:t xml:space="preserve"> driver for Go to connect to a CockroachDB cluster.  First</w:t>
      </w:r>
      <w:r w:rsidR="00DC7690">
        <w:t>,</w:t>
      </w:r>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w:t>
      </w:r>
      <w:proofErr w:type="spellStart"/>
      <w:r>
        <w:t>jackc</w:t>
      </w:r>
      <w:proofErr w:type="spellEnd"/>
      <w:r>
        <w:t>/</w:t>
      </w:r>
      <w:proofErr w:type="spellStart"/>
      <w:proofErr w:type="gramStart"/>
      <w:r>
        <w:t>pgx</w:t>
      </w:r>
      <w:proofErr w:type="spellEnd"/>
      <w:proofErr w:type="gramEnd"/>
      <w:r>
        <w:t xml:space="preserve"> </w:t>
      </w:r>
    </w:p>
    <w:p w14:paraId="4C54D979" w14:textId="77777777" w:rsidR="009C5BB2" w:rsidRDefault="009C5BB2" w:rsidP="009C5BB2">
      <w:pPr>
        <w:pStyle w:val="code"/>
      </w:pPr>
      <w:proofErr w:type="gramStart"/>
      <w:r>
        <w:t>go:</w:t>
      </w:r>
      <w:proofErr w:type="gramEnd"/>
      <w:r>
        <w:t xml:space="preserve"> downloading github.com/</w:t>
      </w:r>
      <w:proofErr w:type="spellStart"/>
      <w:r>
        <w:t>jackc</w:t>
      </w:r>
      <w:proofErr w:type="spellEnd"/>
      <w:r>
        <w:t>/</w:t>
      </w:r>
      <w:proofErr w:type="spellStart"/>
      <w:r>
        <w:t>pgx</w:t>
      </w:r>
      <w:proofErr w:type="spellEnd"/>
      <w:r>
        <w:t xml:space="preserve"> v3.6.2+incompatible</w:t>
      </w:r>
    </w:p>
    <w:p w14:paraId="6E27E553" w14:textId="77777777" w:rsidR="009C5BB2" w:rsidRDefault="009C5BB2" w:rsidP="009C5BB2">
      <w:pPr>
        <w:pStyle w:val="code"/>
      </w:pPr>
      <w:proofErr w:type="gramStart"/>
      <w:r>
        <w:t>go:</w:t>
      </w:r>
      <w:proofErr w:type="gramEnd"/>
      <w:r>
        <w:t xml:space="preserve"> downloading golang.org/x/text v0.3.6</w:t>
      </w:r>
    </w:p>
    <w:p w14:paraId="6369DF99" w14:textId="0B959059" w:rsidR="008B2099" w:rsidRDefault="009C5BB2" w:rsidP="009C5BB2">
      <w:pPr>
        <w:pStyle w:val="code"/>
      </w:pPr>
      <w:proofErr w:type="gramStart"/>
      <w:r>
        <w:t>go:</w:t>
      </w:r>
      <w:proofErr w:type="gramEnd"/>
      <w:r>
        <w:t xml:space="preserve">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w:t>
      </w:r>
      <w:proofErr w:type="spellStart"/>
      <w:r>
        <w:t>fmt</w:t>
      </w:r>
      <w:proofErr w:type="spellEnd"/>
      <w:r>
        <w:t>"</w:t>
      </w:r>
    </w:p>
    <w:p w14:paraId="2729B1CE" w14:textId="77777777" w:rsidR="00FA1F25" w:rsidRDefault="00FA1F25" w:rsidP="00FA1F25">
      <w:pPr>
        <w:pStyle w:val="code"/>
      </w:pPr>
      <w:r>
        <w:tab/>
        <w:t>"</w:t>
      </w:r>
      <w:proofErr w:type="spellStart"/>
      <w:r>
        <w:t>os</w:t>
      </w:r>
      <w:proofErr w:type="spellEnd"/>
      <w:r>
        <w:t>"</w:t>
      </w:r>
    </w:p>
    <w:p w14:paraId="059700BC" w14:textId="77777777" w:rsidR="00FA1F25" w:rsidRDefault="00FA1F25" w:rsidP="00FA1F25">
      <w:pPr>
        <w:pStyle w:val="code"/>
      </w:pPr>
    </w:p>
    <w:p w14:paraId="0D03D80F" w14:textId="77777777" w:rsidR="00FA1F25" w:rsidRDefault="00FA1F25" w:rsidP="00FA1F25">
      <w:pPr>
        <w:pStyle w:val="code"/>
      </w:pPr>
      <w:r>
        <w:tab/>
        <w:t>"github.com/</w:t>
      </w:r>
      <w:proofErr w:type="spellStart"/>
      <w:r>
        <w:t>jackc</w:t>
      </w:r>
      <w:proofErr w:type="spellEnd"/>
      <w:r>
        <w:t>/</w:t>
      </w:r>
      <w:proofErr w:type="spellStart"/>
      <w:r>
        <w:t>pgx</w:t>
      </w:r>
      <w:proofErr w:type="spellEnd"/>
      <w:r>
        <w:t>"</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proofErr w:type="spellStart"/>
      <w:r>
        <w:t>func</w:t>
      </w:r>
      <w:proofErr w:type="spellEnd"/>
      <w:r>
        <w:t xml:space="preserve"> </w:t>
      </w:r>
      <w:proofErr w:type="gramStart"/>
      <w:r>
        <w:t>main(</w:t>
      </w:r>
      <w:proofErr w:type="gramEnd"/>
      <w:r>
        <w:t>) {</w:t>
      </w:r>
    </w:p>
    <w:p w14:paraId="10900258" w14:textId="77777777" w:rsidR="00FA1F25" w:rsidRDefault="00FA1F25" w:rsidP="00FA1F25">
      <w:pPr>
        <w:pStyle w:val="code"/>
      </w:pPr>
      <w:r>
        <w:tab/>
        <w:t xml:space="preserve">if </w:t>
      </w:r>
      <w:proofErr w:type="spellStart"/>
      <w:r>
        <w:t>len</w:t>
      </w:r>
      <w:proofErr w:type="spellEnd"/>
      <w:r>
        <w:t>(</w:t>
      </w:r>
      <w:proofErr w:type="spellStart"/>
      <w:proofErr w:type="gramStart"/>
      <w:r>
        <w:t>os.Args</w:t>
      </w:r>
      <w:proofErr w:type="spellEnd"/>
      <w:proofErr w:type="gramEnd"/>
      <w:r>
        <w:t>) &lt; 2 {</w:t>
      </w:r>
    </w:p>
    <w:p w14:paraId="7FB69BF2" w14:textId="77777777" w:rsidR="00FA1F25" w:rsidRDefault="00FA1F25" w:rsidP="00FA1F25">
      <w:pPr>
        <w:pStyle w:val="code"/>
      </w:pPr>
      <w:r>
        <w:tab/>
      </w:r>
      <w:r>
        <w:tab/>
      </w:r>
      <w:proofErr w:type="spellStart"/>
      <w:proofErr w:type="gramStart"/>
      <w:r>
        <w:t>fmt.Fprintln</w:t>
      </w:r>
      <w:proofErr w:type="spellEnd"/>
      <w:proofErr w:type="gramEnd"/>
      <w:r>
        <w:t>(</w:t>
      </w:r>
      <w:proofErr w:type="spellStart"/>
      <w:r>
        <w:t>os.Stderr</w:t>
      </w:r>
      <w:proofErr w:type="spellEnd"/>
      <w:r>
        <w:t>, "Missing URL argument")</w:t>
      </w:r>
    </w:p>
    <w:p w14:paraId="1B8989AE" w14:textId="77777777" w:rsidR="00FA1F25" w:rsidRDefault="00FA1F25" w:rsidP="00FA1F25">
      <w:pPr>
        <w:pStyle w:val="code"/>
      </w:pPr>
      <w:r>
        <w:tab/>
      </w:r>
      <w:r>
        <w:tab/>
      </w:r>
      <w:proofErr w:type="spellStart"/>
      <w:proofErr w:type="gramStart"/>
      <w:r>
        <w:t>os.Exit</w:t>
      </w:r>
      <w:proofErr w:type="spellEnd"/>
      <w:proofErr w:type="gramEnd"/>
      <w:r>
        <w:t>(1)</w:t>
      </w:r>
    </w:p>
    <w:p w14:paraId="067387F2" w14:textId="77777777" w:rsidR="00FA1F25" w:rsidRDefault="00FA1F25" w:rsidP="00FA1F25">
      <w:pPr>
        <w:pStyle w:val="code"/>
      </w:pPr>
      <w:r>
        <w:tab/>
        <w:t>}</w:t>
      </w:r>
    </w:p>
    <w:p w14:paraId="1932F714" w14:textId="77777777" w:rsidR="00FA1F25" w:rsidRDefault="00FA1F25" w:rsidP="00FA1F25">
      <w:pPr>
        <w:pStyle w:val="code"/>
      </w:pPr>
      <w:r>
        <w:tab/>
      </w:r>
      <w:proofErr w:type="spellStart"/>
      <w:proofErr w:type="gramStart"/>
      <w:r>
        <w:t>uri</w:t>
      </w:r>
      <w:proofErr w:type="spellEnd"/>
      <w:r>
        <w:t xml:space="preserve"> :</w:t>
      </w:r>
      <w:proofErr w:type="gramEnd"/>
      <w:r>
        <w:t xml:space="preserve">= </w:t>
      </w:r>
      <w:proofErr w:type="spellStart"/>
      <w:r>
        <w:t>os.Args</w:t>
      </w:r>
      <w:proofErr w:type="spellEnd"/>
      <w:r>
        <w:t>[1]</w:t>
      </w:r>
    </w:p>
    <w:p w14:paraId="533D7B87" w14:textId="77777777" w:rsidR="00FA1F25" w:rsidRDefault="00FA1F25" w:rsidP="00FA1F25">
      <w:pPr>
        <w:pStyle w:val="code"/>
      </w:pPr>
      <w:r>
        <w:tab/>
        <w:t xml:space="preserve">conn, </w:t>
      </w:r>
      <w:proofErr w:type="gramStart"/>
      <w:r>
        <w:t>err :</w:t>
      </w:r>
      <w:proofErr w:type="gramEnd"/>
      <w:r>
        <w:t xml:space="preserve">= </w:t>
      </w:r>
      <w:proofErr w:type="spellStart"/>
      <w:r>
        <w:t>pgx.Connect</w:t>
      </w:r>
      <w:proofErr w:type="spellEnd"/>
      <w:r>
        <w:t>(</w:t>
      </w:r>
      <w:proofErr w:type="spellStart"/>
      <w:r>
        <w:t>context.Background</w:t>
      </w:r>
      <w:proofErr w:type="spellEnd"/>
      <w:r>
        <w:t xml:space="preserve">(), </w:t>
      </w:r>
      <w:proofErr w:type="spellStart"/>
      <w:r>
        <w:t>uri</w:t>
      </w:r>
      <w:proofErr w:type="spellEnd"/>
      <w:r>
        <w:t>)</w:t>
      </w:r>
    </w:p>
    <w:p w14:paraId="78B8CBE5" w14:textId="77777777" w:rsidR="00FA1F25" w:rsidRDefault="00FA1F25" w:rsidP="00FA1F25">
      <w:pPr>
        <w:pStyle w:val="code"/>
      </w:pPr>
      <w:r>
        <w:tab/>
        <w:t xml:space="preserve">if </w:t>
      </w:r>
      <w:proofErr w:type="gramStart"/>
      <w:r>
        <w:t>err !</w:t>
      </w:r>
      <w:proofErr w:type="gramEnd"/>
      <w:r>
        <w:t>= nil {</w:t>
      </w:r>
    </w:p>
    <w:p w14:paraId="647318EF"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"Unable to connect to database: %v\n", err)</w:t>
      </w:r>
    </w:p>
    <w:p w14:paraId="2E9075B2" w14:textId="77777777" w:rsidR="00FA1F25" w:rsidRDefault="00FA1F25" w:rsidP="00FA1F25">
      <w:pPr>
        <w:pStyle w:val="code"/>
      </w:pPr>
      <w:r>
        <w:tab/>
      </w:r>
      <w:r>
        <w:tab/>
      </w:r>
      <w:proofErr w:type="spellStart"/>
      <w:proofErr w:type="gramStart"/>
      <w:r>
        <w:t>os.Exit</w:t>
      </w:r>
      <w:proofErr w:type="spellEnd"/>
      <w:proofErr w:type="gramEnd"/>
      <w:r>
        <w: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 xml:space="preserve">err = </w:t>
      </w:r>
      <w:proofErr w:type="spellStart"/>
      <w:proofErr w:type="gramStart"/>
      <w:r>
        <w:t>conn.QueryRow</w:t>
      </w:r>
      <w:proofErr w:type="spellEnd"/>
      <w:proofErr w:type="gramEnd"/>
      <w:r>
        <w:t>(</w:t>
      </w:r>
      <w:proofErr w:type="spellStart"/>
      <w:r>
        <w:t>context.Background</w:t>
      </w:r>
      <w:proofErr w:type="spellEnd"/>
      <w:r>
        <w:t>(),</w:t>
      </w:r>
    </w:p>
    <w:p w14:paraId="75D58E7F" w14:textId="77777777" w:rsidR="00FA1F25" w:rsidRDefault="00FA1F25" w:rsidP="00FA1F25">
      <w:pPr>
        <w:pStyle w:val="code"/>
      </w:pPr>
      <w:r>
        <w:tab/>
      </w:r>
      <w:r>
        <w:tab/>
        <w:t xml:space="preserve">"SELECT </w:t>
      </w:r>
      <w:proofErr w:type="gramStart"/>
      <w:r>
        <w:t>CONCAT(</w:t>
      </w:r>
      <w:proofErr w:type="gramEnd"/>
      <w:r>
        <w:t>'Hello from CockroachDB at ',</w:t>
      </w:r>
    </w:p>
    <w:p w14:paraId="69BFD115" w14:textId="6CAD8552" w:rsidR="00FA1F25" w:rsidRDefault="00FA1F25" w:rsidP="00FA1F25">
      <w:pPr>
        <w:pStyle w:val="code"/>
      </w:pPr>
      <w:r>
        <w:t xml:space="preserve">             CAST (</w:t>
      </w:r>
      <w:proofErr w:type="gramStart"/>
      <w:r>
        <w:t>NOW(</w:t>
      </w:r>
      <w:proofErr w:type="gramEnd"/>
      <w:r>
        <w:t>) as STRING))").Scan(&amp;text)</w:t>
      </w:r>
    </w:p>
    <w:p w14:paraId="7EC4F083" w14:textId="77777777" w:rsidR="00FA1F25" w:rsidRDefault="00FA1F25" w:rsidP="00FA1F25">
      <w:pPr>
        <w:pStyle w:val="code"/>
      </w:pPr>
      <w:r>
        <w:tab/>
        <w:t xml:space="preserve">if </w:t>
      </w:r>
      <w:proofErr w:type="gramStart"/>
      <w:r>
        <w:t>err !</w:t>
      </w:r>
      <w:proofErr w:type="gramEnd"/>
      <w:r>
        <w:t>= nil {</w:t>
      </w:r>
    </w:p>
    <w:p w14:paraId="644BC248"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w:t>
      </w:r>
      <w:proofErr w:type="spellStart"/>
      <w:r>
        <w:t>QueryRow</w:t>
      </w:r>
      <w:proofErr w:type="spellEnd"/>
      <w:r>
        <w:t xml:space="preserve"> failed: %v\n", err)</w:t>
      </w:r>
    </w:p>
    <w:p w14:paraId="49692530" w14:textId="77777777" w:rsidR="00FA1F25" w:rsidRDefault="00FA1F25" w:rsidP="00FA1F25">
      <w:pPr>
        <w:pStyle w:val="code"/>
      </w:pPr>
      <w:r>
        <w:tab/>
      </w:r>
      <w:r>
        <w:tab/>
      </w:r>
      <w:proofErr w:type="spellStart"/>
      <w:proofErr w:type="gramStart"/>
      <w:r>
        <w:t>os.Exit</w:t>
      </w:r>
      <w:proofErr w:type="spellEnd"/>
      <w:proofErr w:type="gramEnd"/>
      <w:r>
        <w: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r>
      <w:proofErr w:type="spellStart"/>
      <w:proofErr w:type="gramStart"/>
      <w:r>
        <w:t>fmt.Println</w:t>
      </w:r>
      <w:proofErr w:type="spellEnd"/>
      <w:proofErr w:type="gramEnd"/>
      <w:r>
        <w:t>(text)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lastRenderedPageBreak/>
        <w:t xml:space="preserve">Here, we connect to the </w:t>
      </w:r>
      <w:proofErr w:type="spellStart"/>
      <w:r>
        <w:t>CockroachCloud</w:t>
      </w:r>
      <w:proofErr w:type="spellEnd"/>
      <w:r>
        <w:t xml:space="preserve">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0C79A597" w:rsidR="00397408" w:rsidRDefault="00397408" w:rsidP="00397408">
      <w:pPr>
        <w:pStyle w:val="code"/>
      </w:pPr>
      <w:del w:id="499" w:author="Guy Harrison" w:date="2021-05-10T09:41:00Z">
        <w:r w:rsidDel="0050770D">
          <w:rPr>
            <w:rFonts w:ascii="Segoe UI Symbol" w:hAnsi="Segoe UI Symbol" w:cs="Segoe UI Symbol"/>
          </w:rPr>
          <w:delText>✗</w:delText>
        </w:r>
      </w:del>
      <w:ins w:id="500" w:author="Guy Harrison" w:date="2021-05-10T09:41:00Z">
        <w:r w:rsidR="0050770D">
          <w:rPr>
            <w:rFonts w:ascii="Segoe UI Symbol" w:hAnsi="Segoe UI Symbol" w:cs="Segoe UI Symbol"/>
          </w:rPr>
          <w:t>$</w:t>
        </w:r>
      </w:ins>
      <w:r>
        <w:t xml:space="preserve"> go run </w:t>
      </w:r>
      <w:proofErr w:type="spellStart"/>
      <w:r>
        <w:t>helloCRDB.go</w:t>
      </w:r>
      <w:proofErr w:type="spellEnd"/>
      <w:r>
        <w:t xml:space="preserve">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55D97114" w:rsidR="005E0508" w:rsidRDefault="005E0508" w:rsidP="00FA1F25">
      <w:pPr>
        <w:pStyle w:val="code"/>
      </w:pPr>
      <w:del w:id="501" w:author="Guy Harrison" w:date="2021-05-10T09:41:00Z">
        <w:r w:rsidDel="0050770D">
          <w:rPr>
            <w:rFonts w:ascii="Segoe UI Symbol" w:hAnsi="Segoe UI Symbol" w:cs="Segoe UI Symbol"/>
          </w:rPr>
          <w:delText>✗</w:delText>
        </w:r>
      </w:del>
      <w:ins w:id="502" w:author="Guy Harrison" w:date="2021-05-10T09:41:00Z">
        <w:r w:rsidR="0050770D">
          <w:rPr>
            <w:rFonts w:ascii="Segoe UI Symbol" w:hAnsi="Segoe UI Symbol" w:cs="Segoe UI Symbol"/>
          </w:rPr>
          <w:t>$</w:t>
        </w:r>
      </w:ins>
      <w:r>
        <w:t xml:space="preserve"> go run </w:t>
      </w:r>
      <w:proofErr w:type="spellStart"/>
      <w:r>
        <w:t>helloCRDB.go</w:t>
      </w:r>
      <w:proofErr w:type="spellEnd"/>
      <w:r>
        <w:t xml:space="preserve"> '</w:t>
      </w:r>
      <w:proofErr w:type="spellStart"/>
      <w:r>
        <w:t>postgres</w:t>
      </w:r>
      <w:proofErr w:type="spellEnd"/>
      <w:r>
        <w:t>://root@localhost:26257?sslmode=disable'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6E971BD6" w14:textId="3D565AC8" w:rsidR="00BC2179" w:rsidRDefault="00015352" w:rsidP="00426BF3">
      <w:pPr>
        <w:pStyle w:val="Heading2"/>
      </w:pPr>
      <w:r>
        <w:t>Summary</w:t>
      </w:r>
    </w:p>
    <w:p w14:paraId="4366EE40" w14:textId="77777777" w:rsidR="008F58C1" w:rsidRDefault="008F58C1" w:rsidP="008F58C1">
      <w:pPr>
        <w:rPr>
          <w:lang w:eastAsia="en-US"/>
        </w:rPr>
      </w:pPr>
    </w:p>
    <w:p w14:paraId="41BAF815" w14:textId="3174BB8C" w:rsidR="008F58C1" w:rsidRDefault="008F58C1" w:rsidP="008F58C1">
      <w:pPr>
        <w:rPr>
          <w:lang w:eastAsia="en-US"/>
        </w:rPr>
      </w:pPr>
      <w:r>
        <w:rPr>
          <w:lang w:eastAsia="en-US"/>
        </w:rPr>
        <w:t>In this chapter</w:t>
      </w:r>
      <w:r w:rsidR="00DC7690">
        <w:rPr>
          <w:lang w:eastAsia="en-US"/>
        </w:rPr>
        <w:t>,</w:t>
      </w:r>
      <w:r>
        <w:rPr>
          <w:lang w:eastAsia="en-US"/>
        </w:rPr>
        <w:t xml:space="preserve"> </w:t>
      </w:r>
      <w:proofErr w:type="gramStart"/>
      <w:r>
        <w:rPr>
          <w:lang w:eastAsia="en-US"/>
        </w:rPr>
        <w:t>we</w:t>
      </w:r>
      <w:r w:rsidR="003C3355">
        <w:rPr>
          <w:lang w:eastAsia="en-US"/>
        </w:rPr>
        <w:t>'</w:t>
      </w:r>
      <w:r>
        <w:rPr>
          <w:lang w:eastAsia="en-US"/>
        </w:rPr>
        <w:t>ve</w:t>
      </w:r>
      <w:proofErr w:type="gramEnd"/>
      <w:r>
        <w:rPr>
          <w:lang w:eastAsia="en-US"/>
        </w:rPr>
        <w:t xml:space="preserve"> shown you how to install CockroachDB software on a local computer, how to create a CockroachDB cluster in a variety of configurations and how to </w:t>
      </w:r>
      <w:r w:rsidR="00395C14">
        <w:rPr>
          <w:lang w:eastAsia="en-US"/>
        </w:rPr>
        <w:t xml:space="preserve">work with CockroachDB from the command line or a programming language. </w:t>
      </w:r>
    </w:p>
    <w:p w14:paraId="05428C99" w14:textId="77777777" w:rsidR="00395C14" w:rsidRDefault="00395C14" w:rsidP="008F58C1">
      <w:pPr>
        <w:rPr>
          <w:lang w:eastAsia="en-US"/>
        </w:rPr>
      </w:pPr>
    </w:p>
    <w:p w14:paraId="77461CD5" w14:textId="7FF95CBB" w:rsidR="00395C14" w:rsidRDefault="00395C14" w:rsidP="008F58C1">
      <w:pPr>
        <w:rPr>
          <w:lang w:eastAsia="en-US"/>
        </w:rPr>
      </w:pPr>
      <w:proofErr w:type="gramStart"/>
      <w:r>
        <w:rPr>
          <w:lang w:eastAsia="en-US"/>
        </w:rPr>
        <w:t>It</w:t>
      </w:r>
      <w:r w:rsidR="003C3355">
        <w:rPr>
          <w:lang w:eastAsia="en-US"/>
        </w:rPr>
        <w:t>'</w:t>
      </w:r>
      <w:r>
        <w:rPr>
          <w:lang w:eastAsia="en-US"/>
        </w:rPr>
        <w:t>s</w:t>
      </w:r>
      <w:proofErr w:type="gramEnd"/>
      <w:r>
        <w:rPr>
          <w:lang w:eastAsia="en-US"/>
        </w:rPr>
        <w:t xml:space="preserve"> easy to install CockroachDB software on a desktop and</w:t>
      </w:r>
      <w:r w:rsidR="00DC7690">
        <w:rPr>
          <w:lang w:eastAsia="en-US"/>
        </w:rPr>
        <w:t>,</w:t>
      </w:r>
      <w:r>
        <w:rPr>
          <w:lang w:eastAsia="en-US"/>
        </w:rPr>
        <w:t xml:space="preserve"> in most cases</w:t>
      </w:r>
      <w:r w:rsidR="00DC7690">
        <w:rPr>
          <w:lang w:eastAsia="en-US"/>
        </w:rPr>
        <w:t>,</w:t>
      </w:r>
      <w:r>
        <w:rPr>
          <w:lang w:eastAsia="en-US"/>
        </w:rPr>
        <w:t xml:space="preserve"> necessary if you want to work with a CockroachDB server from the command line.  You can also install CockroachDB software using Docker or Kubernetes. </w:t>
      </w:r>
    </w:p>
    <w:p w14:paraId="26A41136" w14:textId="77777777" w:rsidR="00395C14" w:rsidRDefault="00395C14" w:rsidP="008F58C1">
      <w:pPr>
        <w:rPr>
          <w:lang w:eastAsia="en-US"/>
        </w:rPr>
      </w:pPr>
    </w:p>
    <w:p w14:paraId="31B938E1" w14:textId="1C676540" w:rsidR="00395C14" w:rsidRDefault="00395C14" w:rsidP="008F58C1">
      <w:pPr>
        <w:rPr>
          <w:lang w:eastAsia="en-US"/>
        </w:rPr>
      </w:pPr>
      <w:r>
        <w:rPr>
          <w:lang w:eastAsia="en-US"/>
        </w:rPr>
        <w:t>While a single-node test server can be a useful tool for lear</w:t>
      </w:r>
      <w:r w:rsidR="00DC7690">
        <w:rPr>
          <w:lang w:eastAsia="en-US"/>
        </w:rPr>
        <w:t>n</w:t>
      </w:r>
      <w:r>
        <w:rPr>
          <w:lang w:eastAsia="en-US"/>
        </w:rPr>
        <w:t xml:space="preserve">ing CockroachDB, the </w:t>
      </w:r>
      <w:proofErr w:type="spellStart"/>
      <w:r>
        <w:rPr>
          <w:lang w:eastAsia="en-US"/>
        </w:rPr>
        <w:t>CockroachCloud</w:t>
      </w:r>
      <w:proofErr w:type="spellEnd"/>
      <w:r>
        <w:rPr>
          <w:lang w:eastAsia="en-US"/>
        </w:rPr>
        <w:t xml:space="preserve"> offers a free 5GB server that </w:t>
      </w:r>
      <w:r w:rsidR="00B21B46">
        <w:rPr>
          <w:lang w:eastAsia="en-US"/>
        </w:rPr>
        <w:t xml:space="preserve">provides backup and security.  You can also install CockroachDB in a Kubernetes cluster to experiment with a full cluster in a </w:t>
      </w:r>
      <w:r w:rsidR="006C6612">
        <w:rPr>
          <w:lang w:eastAsia="en-US"/>
        </w:rPr>
        <w:t xml:space="preserve">local environment. </w:t>
      </w:r>
    </w:p>
    <w:p w14:paraId="6DA75ADC" w14:textId="77777777" w:rsidR="00426BF3" w:rsidRDefault="00426BF3" w:rsidP="008F58C1">
      <w:pPr>
        <w:rPr>
          <w:lang w:eastAsia="en-US"/>
        </w:rPr>
      </w:pPr>
    </w:p>
    <w:p w14:paraId="155EAE23" w14:textId="01BE7B96" w:rsidR="00BC2179" w:rsidRPr="008F58C1" w:rsidRDefault="526BB698" w:rsidP="008F58C1">
      <w:pPr>
        <w:rPr>
          <w:lang w:eastAsia="en-US"/>
        </w:rPr>
      </w:pPr>
      <w:r w:rsidRPr="526BB698">
        <w:rPr>
          <w:lang w:eastAsia="en-US"/>
        </w:rPr>
        <w:t xml:space="preserve">Because CockroachDB is PostgreSQL compatible, you can use any Postgres compatible driver to connect to CockroachDB.  </w:t>
      </w:r>
      <w:del w:id="503" w:author="Angela Rufino" w:date="2021-05-07T20:42:00Z">
        <w:r w:rsidR="00426BF3" w:rsidRPr="526BB698" w:rsidDel="526BB698">
          <w:rPr>
            <w:lang w:eastAsia="en-US"/>
          </w:rPr>
          <w:delText>In this chapter, we</w:delText>
        </w:r>
      </w:del>
      <w:ins w:id="504" w:author="Angela Rufino" w:date="2021-05-07T20:42:00Z">
        <w:r w:rsidRPr="526BB698">
          <w:rPr>
            <w:lang w:eastAsia="en-US"/>
          </w:rPr>
          <w:t>We also</w:t>
        </w:r>
      </w:ins>
      <w:r w:rsidRPr="526BB698">
        <w:rPr>
          <w:lang w:eastAsia="en-US"/>
        </w:rPr>
        <w:t xml:space="preserve"> provided simple examples of connecting to CockroachDB using the PostgreSQL drivers for Java, Python, </w:t>
      </w:r>
      <w:proofErr w:type="spellStart"/>
      <w:r w:rsidRPr="526BB698">
        <w:rPr>
          <w:lang w:eastAsia="en-US"/>
        </w:rPr>
        <w:t>GoLang</w:t>
      </w:r>
      <w:proofErr w:type="spellEnd"/>
      <w:r w:rsidRPr="526BB698">
        <w:rPr>
          <w:lang w:eastAsia="en-US"/>
        </w:rPr>
        <w:t xml:space="preserve"> and NodeJS.</w:t>
      </w:r>
    </w:p>
    <w:sectPr w:rsidR="00BC2179" w:rsidRPr="008F58C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ngela Rufino" w:date="2021-05-07T15:24:00Z" w:initials="AR">
    <w:p w14:paraId="5031EBB1" w14:textId="118B84B0" w:rsidR="526BB698" w:rsidRDefault="526BB698">
      <w:pPr>
        <w:pStyle w:val="CommentText"/>
      </w:pPr>
      <w:r>
        <w:t>Reminder to finalize.</w:t>
      </w:r>
      <w:r>
        <w:rPr>
          <w:rStyle w:val="CommentReference"/>
        </w:rPr>
        <w:annotationRef/>
      </w:r>
    </w:p>
  </w:comment>
  <w:comment w:id="8" w:author="Jesse Seldess" w:date="2021-05-05T16:32:00Z" w:initials="JS">
    <w:p w14:paraId="27191DD1" w14:textId="1BE23390" w:rsidR="1103BF3E" w:rsidRDefault="1103BF3E">
      <w:pPr>
        <w:pStyle w:val="CommentText"/>
      </w:pPr>
      <w:r>
        <w:t>This full release list is fine, but I wonder if we should link to the install instructions for the current stable release as well or instead? That would be: https://www.cockroachlabs.com/docs/stable/install-cockroachdb-mac.html</w:t>
      </w:r>
      <w:r>
        <w:rPr>
          <w:rStyle w:val="CommentReference"/>
        </w:rPr>
        <w:annotationRef/>
      </w:r>
    </w:p>
  </w:comment>
  <w:comment w:id="9" w:author="Jesse Seldess" w:date="2021-05-05T16:33:00Z" w:initials="JS">
    <w:p w14:paraId="49258E21" w14:textId="4A8C14D3" w:rsidR="1103BF3E" w:rsidRDefault="1103BF3E">
      <w:pPr>
        <w:pStyle w:val="CommentText"/>
      </w:pPr>
      <w:r>
        <w:t xml:space="preserve">Sorry, disregard. I see Ben addressed this below. </w:t>
      </w:r>
      <w:r>
        <w:rPr>
          <w:rStyle w:val="CommentReference"/>
        </w:rPr>
        <w:annotationRef/>
      </w:r>
    </w:p>
  </w:comment>
  <w:comment w:id="10" w:author="Ben Darnell" w:date="2021-05-03T16:04:00Z" w:initials="BD">
    <w:p w14:paraId="6407249A" w14:textId="71039B49" w:rsidR="3A579060" w:rsidRDefault="3A579060">
      <w:pPr>
        <w:pStyle w:val="CommentText"/>
      </w:pPr>
      <w:r>
        <w:t xml:space="preserve">If you just copy the binary like this, you </w:t>
      </w:r>
      <w:proofErr w:type="gramStart"/>
      <w:r>
        <w:t>won't</w:t>
      </w:r>
      <w:proofErr w:type="gramEnd"/>
      <w:r>
        <w:t xml:space="preserve"> have geospatial functionality in `cockroach start` or `cockroach demo`. There are extra steps to copy those libraries into the right place. (This is also the part of the instructions that is most likely to change in the future. Maybe we should point to the online instructions at </w:t>
      </w:r>
      <w:hyperlink r:id="rId1">
        <w:r w:rsidRPr="3A579060">
          <w:rPr>
            <w:rStyle w:val="Hyperlink"/>
          </w:rPr>
          <w:t>https://www.cockroachlabs.com/docs/v20.2/install-cockroachdb-mac.html</w:t>
        </w:r>
      </w:hyperlink>
      <w:r>
        <w:t xml:space="preserve"> instead of including that kind of detail here? We should at least mention that these instructions are valid for the 20.2.x release series and if you're using a newer </w:t>
      </w:r>
      <w:proofErr w:type="gramStart"/>
      <w:r>
        <w:t>version</w:t>
      </w:r>
      <w:proofErr w:type="gramEnd"/>
      <w:r>
        <w:t xml:space="preserve"> you should look for the online instructions). </w:t>
      </w:r>
      <w:r>
        <w:rPr>
          <w:rStyle w:val="CommentReference"/>
        </w:rPr>
        <w:annotationRef/>
      </w:r>
    </w:p>
  </w:comment>
  <w:comment w:id="11" w:author="Ben Darnell" w:date="2021-05-03T16:06:00Z" w:initials="BD">
    <w:p w14:paraId="66766185" w14:textId="75B08544" w:rsidR="3A579060" w:rsidRDefault="3A579060">
      <w:pPr>
        <w:pStyle w:val="CommentText"/>
      </w:pPr>
      <w:r>
        <w:t xml:space="preserve">I also </w:t>
      </w:r>
      <w:proofErr w:type="gramStart"/>
      <w:r>
        <w:t>don't</w:t>
      </w:r>
      <w:proofErr w:type="gramEnd"/>
      <w:r>
        <w:t xml:space="preserve"> think copying to /</w:t>
      </w:r>
      <w:proofErr w:type="spellStart"/>
      <w:r>
        <w:t>usr</w:t>
      </w:r>
      <w:proofErr w:type="spellEnd"/>
      <w:r>
        <w:t xml:space="preserve">/local/bin/ works out of the box on macOS these days (our docs say you may need to use </w:t>
      </w:r>
      <w:proofErr w:type="spellStart"/>
      <w:r>
        <w:t>sudo</w:t>
      </w:r>
      <w:proofErr w:type="spellEnd"/>
      <w:r>
        <w:t>; I think that's true for anyone who has not previously installed brew).</w:t>
      </w:r>
      <w:r>
        <w:rPr>
          <w:rStyle w:val="CommentReference"/>
        </w:rPr>
        <w:annotationRef/>
      </w:r>
    </w:p>
  </w:comment>
  <w:comment w:id="12" w:author="Guy Harrison" w:date="2021-05-04T16:44:00Z" w:initials="GH">
    <w:p w14:paraId="0FB7A304" w14:textId="075C45EE" w:rsidR="008E22F3" w:rsidRDefault="008E22F3">
      <w:pPr>
        <w:pStyle w:val="CommentText"/>
      </w:pPr>
      <w:r>
        <w:rPr>
          <w:rStyle w:val="CommentReference"/>
        </w:rPr>
        <w:annotationRef/>
      </w:r>
      <w:r>
        <w:t xml:space="preserve">Part of the problem with </w:t>
      </w:r>
      <w:r w:rsidR="00F61806">
        <w:t xml:space="preserve">putting URLs to online instructions is that the URLs all include the version number.  Is there URL equivalent to the one above for the latest version?  </w:t>
      </w:r>
      <w:proofErr w:type="spellStart"/>
      <w:r w:rsidR="00F61806">
        <w:t>Eg</w:t>
      </w:r>
      <w:proofErr w:type="spellEnd"/>
      <w:r w:rsidR="00F61806">
        <w:t xml:space="preserve"> something like </w:t>
      </w:r>
      <w:hyperlink r:id="rId2" w:history="1">
        <w:r w:rsidR="0063610C" w:rsidRPr="002D4698">
          <w:rPr>
            <w:rStyle w:val="Hyperlink"/>
          </w:rPr>
          <w:t>https://www.cockroachlabs.com/docs/latest/install-cockroachdb-mac.html</w:t>
        </w:r>
      </w:hyperlink>
      <w:r w:rsidR="0063610C">
        <w:t xml:space="preserve"> ?</w:t>
      </w:r>
    </w:p>
  </w:comment>
  <w:comment w:id="13" w:author="Ben Darnell" w:date="2021-05-04T15:26:00Z" w:initials="BD">
    <w:p w14:paraId="309C20A6" w14:textId="082359F0" w:rsidR="50EA10E8" w:rsidRDefault="50EA10E8">
      <w:pPr>
        <w:pStyle w:val="CommentText"/>
      </w:pPr>
      <w:r>
        <w:t>Yes - the word to put in place of the version is "stable", not "latest". https://www.cockroachlabs.com/docs/stable/install-cockroachdb-mac.html</w:t>
      </w:r>
      <w:r>
        <w:rPr>
          <w:rStyle w:val="CommentReference"/>
        </w:rPr>
        <w:annotationRef/>
      </w:r>
    </w:p>
  </w:comment>
  <w:comment w:id="23" w:author="Ben Darnell" w:date="2021-05-03T16:11:00Z" w:initials="BD">
    <w:p w14:paraId="4576D1F2" w14:textId="23861D4D" w:rsidR="3A579060" w:rsidRDefault="3A579060">
      <w:pPr>
        <w:pStyle w:val="CommentText"/>
      </w:pPr>
      <w:r>
        <w:t xml:space="preserve">There should probably be some sort of warning about how windows </w:t>
      </w:r>
      <w:proofErr w:type="gramStart"/>
      <w:r>
        <w:t>is</w:t>
      </w:r>
      <w:proofErr w:type="gramEnd"/>
      <w:r>
        <w:t xml:space="preserve"> not a fully-supported platform and some features may not be available (in particular, I don't think spatial stuff is currently available for windows). </w:t>
      </w:r>
      <w:r>
        <w:rPr>
          <w:rStyle w:val="CommentReference"/>
        </w:rPr>
        <w:annotationRef/>
      </w:r>
    </w:p>
  </w:comment>
  <w:comment w:id="24" w:author="Guy Harrison" w:date="2021-05-04T16:56:00Z" w:initials="GH">
    <w:p w14:paraId="78790596" w14:textId="2F0BBD2E" w:rsidR="00513166" w:rsidRDefault="00513166">
      <w:pPr>
        <w:pStyle w:val="CommentText"/>
      </w:pPr>
      <w:r>
        <w:rPr>
          <w:rStyle w:val="CommentReference"/>
        </w:rPr>
        <w:annotationRef/>
      </w:r>
      <w:r>
        <w:t xml:space="preserve">See below.  I assume that it’s correct that windows is fully supported as a client platform at </w:t>
      </w:r>
      <w:proofErr w:type="gramStart"/>
      <w:r>
        <w:t>least ?</w:t>
      </w:r>
      <w:proofErr w:type="gramEnd"/>
    </w:p>
  </w:comment>
  <w:comment w:id="25" w:author="Ben Darnell" w:date="2021-05-04T15:29:00Z" w:initials="BD">
    <w:p w14:paraId="7716AE84" w14:textId="72823C8F" w:rsidR="50EA10E8" w:rsidRDefault="50EA10E8">
      <w:pPr>
        <w:pStyle w:val="CommentText"/>
      </w:pPr>
      <w:r>
        <w:t xml:space="preserve">Yes, the intention is that </w:t>
      </w:r>
      <w:proofErr w:type="gramStart"/>
      <w:r>
        <w:t>it's</w:t>
      </w:r>
      <w:proofErr w:type="gramEnd"/>
      <w:r>
        <w:t xml:space="preserve"> supported as a client platform. But even </w:t>
      </w:r>
      <w:proofErr w:type="gramStart"/>
      <w:r>
        <w:t>then</w:t>
      </w:r>
      <w:proofErr w:type="gramEnd"/>
      <w:r>
        <w:t xml:space="preserve"> there are limitations (I don't think we have good command-line editing on windows, for example). </w:t>
      </w:r>
      <w:r>
        <w:rPr>
          <w:rStyle w:val="CommentReference"/>
        </w:rPr>
        <w:annotationRef/>
      </w:r>
    </w:p>
    <w:p w14:paraId="50921892" w14:textId="003D5130" w:rsidR="50EA10E8" w:rsidRDefault="50EA10E8">
      <w:pPr>
        <w:pStyle w:val="CommentText"/>
      </w:pPr>
    </w:p>
    <w:p w14:paraId="656E0286" w14:textId="182039D6" w:rsidR="50EA10E8" w:rsidRDefault="50EA10E8">
      <w:pPr>
        <w:pStyle w:val="CommentText"/>
      </w:pPr>
      <w:proofErr w:type="gramStart"/>
      <w:r>
        <w:t>I'm</w:t>
      </w:r>
      <w:proofErr w:type="gramEnd"/>
      <w:r>
        <w:t xml:space="preserve"> fine with the note added here. </w:t>
      </w:r>
    </w:p>
  </w:comment>
  <w:comment w:id="36" w:author="Ben Darnell" w:date="2021-05-03T16:09:00Z" w:initials="BD">
    <w:p w14:paraId="71F8CB00" w14:textId="242034B1" w:rsidR="3A579060" w:rsidRDefault="3A579060">
      <w:pPr>
        <w:pStyle w:val="CommentText"/>
      </w:pPr>
      <w:r>
        <w:t xml:space="preserve">How do you set an environment variable on windows? This snippet looks like </w:t>
      </w:r>
      <w:proofErr w:type="gramStart"/>
      <w:r>
        <w:t>it's</w:t>
      </w:r>
      <w:proofErr w:type="gramEnd"/>
      <w:r>
        <w:t xml:space="preserve"> just reading the variable. </w:t>
      </w:r>
      <w:r>
        <w:rPr>
          <w:rStyle w:val="CommentReference"/>
        </w:rPr>
        <w:annotationRef/>
      </w:r>
    </w:p>
    <w:p w14:paraId="13D68C45" w14:textId="787C7967" w:rsidR="3A579060" w:rsidRDefault="3A579060">
      <w:pPr>
        <w:pStyle w:val="CommentText"/>
      </w:pPr>
    </w:p>
    <w:p w14:paraId="6F95E01B" w14:textId="33DFBBDF" w:rsidR="3A579060" w:rsidRDefault="3A579060">
      <w:pPr>
        <w:pStyle w:val="CommentText"/>
      </w:pPr>
      <w:r>
        <w:t xml:space="preserve">(By the way, this </w:t>
      </w:r>
      <w:proofErr w:type="spellStart"/>
      <w:r>
        <w:t>zoneinfo</w:t>
      </w:r>
      <w:proofErr w:type="spellEnd"/>
      <w:r>
        <w:t xml:space="preserve"> step is due to go away in the 21.2 release in </w:t>
      </w:r>
      <w:proofErr w:type="spellStart"/>
      <w:r>
        <w:t>october</w:t>
      </w:r>
      <w:proofErr w:type="spellEnd"/>
      <w:r>
        <w:t>)</w:t>
      </w:r>
    </w:p>
  </w:comment>
  <w:comment w:id="37" w:author="Guy Harrison" w:date="2021-05-04T16:30:00Z" w:initials="GH">
    <w:p w14:paraId="194EEB5B" w14:textId="7A1AE1C6" w:rsidR="00810ADA" w:rsidRDefault="00810ADA">
      <w:pPr>
        <w:pStyle w:val="CommentText"/>
      </w:pPr>
      <w:r>
        <w:rPr>
          <w:rStyle w:val="CommentReference"/>
        </w:rPr>
        <w:annotationRef/>
      </w:r>
      <w:r w:rsidR="00DC5F63">
        <w:t xml:space="preserve">Setting an environment variable is done through the </w:t>
      </w:r>
      <w:r w:rsidR="00C56032">
        <w:t xml:space="preserve">control panel.  Setting even a temporary environment variable in </w:t>
      </w:r>
      <w:proofErr w:type="spellStart"/>
      <w:r w:rsidR="00C56032">
        <w:t>powershell</w:t>
      </w:r>
      <w:proofErr w:type="spellEnd"/>
      <w:r w:rsidR="00C56032">
        <w:t xml:space="preserve"> is </w:t>
      </w:r>
      <w:proofErr w:type="gramStart"/>
      <w:r w:rsidR="00CF24B6">
        <w:t>confusing</w:t>
      </w:r>
      <w:r w:rsidR="00DC5F63">
        <w:t>;  I</w:t>
      </w:r>
      <w:proofErr w:type="gramEnd"/>
      <w:r w:rsidR="00DC5F63">
        <w:t xml:space="preserve"> just wanted to show in the code sample that it had been set. </w:t>
      </w:r>
      <w:r w:rsidR="00D12FC6">
        <w:t xml:space="preserve">  I </w:t>
      </w:r>
      <w:proofErr w:type="gramStart"/>
      <w:r w:rsidR="00D12FC6">
        <w:t>don’t</w:t>
      </w:r>
      <w:proofErr w:type="gramEnd"/>
      <w:r w:rsidR="00D12FC6">
        <w:t xml:space="preserve"> think we need to </w:t>
      </w:r>
      <w:r w:rsidR="00CF24B6">
        <w:t xml:space="preserve">explain how to set an environment </w:t>
      </w:r>
      <w:proofErr w:type="spellStart"/>
      <w:r w:rsidR="00CF24B6">
        <w:t>varaiable</w:t>
      </w:r>
      <w:proofErr w:type="spellEnd"/>
      <w:r w:rsidR="00CF24B6">
        <w:t xml:space="preserve">.  When the </w:t>
      </w:r>
      <w:proofErr w:type="spellStart"/>
      <w:r w:rsidR="00CF24B6">
        <w:t>zoneinfo</w:t>
      </w:r>
      <w:proofErr w:type="spellEnd"/>
      <w:r w:rsidR="00CF24B6">
        <w:t xml:space="preserve"> stuff is no longer relevant we should remove from the </w:t>
      </w:r>
      <w:proofErr w:type="gramStart"/>
      <w:r w:rsidR="00CF24B6">
        <w:t>content</w:t>
      </w:r>
      <w:proofErr w:type="gramEnd"/>
      <w:r w:rsidR="00CF24B6">
        <w:t xml:space="preserve"> so this is really just for early adopter version. </w:t>
      </w:r>
    </w:p>
  </w:comment>
  <w:comment w:id="38" w:author="Ben Darnell" w:date="2021-05-04T15:32:00Z" w:initials="BD">
    <w:p w14:paraId="520A5D1D" w14:textId="364F90AE" w:rsidR="54EE9D3E" w:rsidRDefault="54EE9D3E">
      <w:pPr>
        <w:pStyle w:val="CommentText"/>
      </w:pPr>
      <w:proofErr w:type="gramStart"/>
      <w:r>
        <w:t>I'm</w:t>
      </w:r>
      <w:proofErr w:type="gramEnd"/>
      <w:r>
        <w:t xml:space="preserve"> not sure we can assume that windows users know how to set environment variables. I sometimes use windows (but not for development) and </w:t>
      </w:r>
      <w:proofErr w:type="gramStart"/>
      <w:r>
        <w:t>I'd</w:t>
      </w:r>
      <w:proofErr w:type="gramEnd"/>
      <w:r>
        <w:t xml:space="preserve"> have to google it. But the good news is I had the timeline wrong - the </w:t>
      </w:r>
      <w:proofErr w:type="spellStart"/>
      <w:r>
        <w:t>zoneinfo</w:t>
      </w:r>
      <w:proofErr w:type="spellEnd"/>
      <w:r>
        <w:t xml:space="preserve"> stuff is getting resolved in 21.1 in two weeks, not in </w:t>
      </w:r>
      <w:proofErr w:type="spellStart"/>
      <w:r>
        <w:t>october</w:t>
      </w:r>
      <w:proofErr w:type="spellEnd"/>
      <w:r>
        <w:t xml:space="preserve">, so this is going to be very short-lived content. </w:t>
      </w:r>
      <w:r>
        <w:rPr>
          <w:rStyle w:val="CommentReference"/>
        </w:rPr>
        <w:annotationRef/>
      </w:r>
    </w:p>
  </w:comment>
  <w:comment w:id="39" w:author="Guy Harrison" w:date="2021-05-05T11:52:00Z" w:initials="GH">
    <w:p w14:paraId="55B2FAC8" w14:textId="3FE88C29" w:rsidR="008D0D03" w:rsidRDefault="008D0D03">
      <w:pPr>
        <w:pStyle w:val="CommentText"/>
      </w:pPr>
      <w:r>
        <w:rPr>
          <w:rStyle w:val="CommentReference"/>
        </w:rPr>
        <w:annotationRef/>
      </w:r>
    </w:p>
  </w:comment>
  <w:comment w:id="40" w:author="Jesse Seldess" w:date="2021-05-05T16:37:00Z" w:initials="JS">
    <w:p w14:paraId="19879B60" w14:textId="655BD2C9" w:rsidR="1103BF3E" w:rsidRDefault="1103BF3E">
      <w:pPr>
        <w:pStyle w:val="CommentText"/>
      </w:pPr>
      <w:r>
        <w:t>As of v21.1, this is no longer required, so we can remove all of this. I recently updated the Windows install docs to remove this step: https://github.com/cockroachdb/docs/pull/10492</w:t>
      </w:r>
      <w:r>
        <w:rPr>
          <w:rStyle w:val="CommentReference"/>
        </w:rPr>
        <w:annotationRef/>
      </w:r>
    </w:p>
  </w:comment>
  <w:comment w:id="57" w:author="Jesse Seldess" w:date="2021-05-05T16:41:00Z" w:initials="JS">
    <w:p w14:paraId="32F0169F" w14:textId="13790EFE" w:rsidR="1103BF3E" w:rsidRDefault="1103BF3E">
      <w:pPr>
        <w:pStyle w:val="CommentText"/>
      </w:pPr>
      <w:r>
        <w:t xml:space="preserve">There are a few special adjustments for connecting to </w:t>
      </w:r>
      <w:proofErr w:type="spellStart"/>
      <w:r>
        <w:t>CockroachCloud</w:t>
      </w:r>
      <w:proofErr w:type="spellEnd"/>
      <w:r>
        <w:t xml:space="preserve"> Free clusters. Perhaps that's covered later, but just in case, there's a sample connection string: </w:t>
      </w:r>
      <w:hyperlink r:id="rId3" w:anchor="step-3-edit-your-connection-string.">
        <w:r w:rsidRPr="1103BF3E">
          <w:rPr>
            <w:rStyle w:val="Hyperlink"/>
          </w:rPr>
          <w:t>https://www.cockroachlabs.com/docs/cockroachcloud/quickstart.html#step-3-edit-your-connection-string.</w:t>
        </w:r>
      </w:hyperlink>
      <w:r>
        <w:t xml:space="preserve"> The most unexpected part is `&amp;options=--cluster=&lt;cluster-name&gt;`.</w:t>
      </w:r>
      <w:r>
        <w:rPr>
          <w:rStyle w:val="CommentReference"/>
        </w:rPr>
        <w:annotationRef/>
      </w:r>
    </w:p>
  </w:comment>
  <w:comment w:id="66" w:author="Jesse Seldess" w:date="2021-05-05T16:42:00Z" w:initials="JS">
    <w:p w14:paraId="5B7A60EC" w14:textId="560F5A38" w:rsidR="1103BF3E" w:rsidRDefault="1103BF3E">
      <w:pPr>
        <w:pStyle w:val="CommentText"/>
      </w:pPr>
      <w:proofErr w:type="gramStart"/>
      <w:r>
        <w:t>I'm</w:t>
      </w:r>
      <w:proofErr w:type="gramEnd"/>
      <w:r>
        <w:t xml:space="preserve"> not sure we include the article like this. </w:t>
      </w:r>
      <w:proofErr w:type="gramStart"/>
      <w:r>
        <w:t>I'll</w:t>
      </w:r>
      <w:proofErr w:type="gramEnd"/>
      <w:r>
        <w:t xml:space="preserve"> check with Jessica.</w:t>
      </w:r>
      <w:r>
        <w:rPr>
          <w:rStyle w:val="CommentReference"/>
        </w:rPr>
        <w:annotationRef/>
      </w:r>
    </w:p>
  </w:comment>
  <w:comment w:id="68" w:author="Ben Darnell" w:date="2021-05-03T16:18:00Z" w:initials="BD">
    <w:p w14:paraId="705ACFB7" w14:textId="0D019B82" w:rsidR="3A579060" w:rsidRDefault="3A579060">
      <w:pPr>
        <w:pStyle w:val="CommentText"/>
      </w:pPr>
      <w:r>
        <w:t xml:space="preserve">If you put this file in `~/.cockroach-certs/ca.crt` it will get picked up automatically by some of the cockroach command-line tools. </w:t>
      </w:r>
      <w:r>
        <w:rPr>
          <w:rStyle w:val="CommentReference"/>
        </w:rPr>
        <w:annotationRef/>
      </w:r>
    </w:p>
  </w:comment>
  <w:comment w:id="69" w:author="Ben Darnell" w:date="2021-05-04T15:34:00Z" w:initials="BD">
    <w:p w14:paraId="3B468DAB" w14:textId="33701E95" w:rsidR="2CB540EF" w:rsidRDefault="2CB540EF">
      <w:pPr>
        <w:pStyle w:val="CommentText"/>
      </w:pPr>
      <w:r>
        <w:t>It must be named exactly `ca.crt`, so the cp command needs to be `cp $HOME/Downloads/cc-ca.crt $HOME/.cockroach-certs/ca.crt`. With that you can remove the `</w:t>
      </w:r>
      <w:proofErr w:type="spellStart"/>
      <w:r>
        <w:t>sslrootcert</w:t>
      </w:r>
      <w:proofErr w:type="spellEnd"/>
      <w:r>
        <w:t xml:space="preserve">` argument from the connection </w:t>
      </w:r>
      <w:proofErr w:type="spellStart"/>
      <w:r>
        <w:t>url</w:t>
      </w:r>
      <w:proofErr w:type="spellEnd"/>
      <w:r>
        <w:t xml:space="preserve"> when using `cockroach </w:t>
      </w:r>
      <w:proofErr w:type="spellStart"/>
      <w:r>
        <w:t>sql</w:t>
      </w:r>
      <w:proofErr w:type="spellEnd"/>
      <w:r>
        <w:t xml:space="preserve">` (but </w:t>
      </w:r>
      <w:proofErr w:type="gramStart"/>
      <w:r>
        <w:t>you'll</w:t>
      </w:r>
      <w:proofErr w:type="gramEnd"/>
      <w:r>
        <w:t xml:space="preserve"> still need it for other tools so I'm not sure it's worth omitting). </w:t>
      </w:r>
      <w:r>
        <w:rPr>
          <w:rStyle w:val="CommentReference"/>
        </w:rPr>
        <w:annotationRef/>
      </w:r>
    </w:p>
  </w:comment>
  <w:comment w:id="70" w:author="Jesse Seldess" w:date="2021-05-05T16:47:00Z" w:initials="JS">
    <w:p w14:paraId="17E24780" w14:textId="32549190" w:rsidR="1103BF3E" w:rsidRDefault="1103BF3E">
      <w:pPr>
        <w:pStyle w:val="CommentText"/>
      </w:pPr>
      <w:r>
        <w:t xml:space="preserve">The CC team is actively testing out more foolproof ways to make sure users get the cert, put it in a good place, and reference it in client commands. For example, they might include a command to run in the terminal that creates a directory and fetches the cert into it, and then offer client commands that already point to that cert location. Apparently, we have had many very novice users get tripped up by needing to download the cert and adjust the commands themselves. For now, this is good. </w:t>
      </w:r>
      <w:proofErr w:type="gramStart"/>
      <w:r>
        <w:t>I'll</w:t>
      </w:r>
      <w:proofErr w:type="gramEnd"/>
      <w:r>
        <w:t xml:space="preserve"> comment again if/when this really changes.</w:t>
      </w:r>
      <w:r>
        <w:rPr>
          <w:rStyle w:val="CommentReference"/>
        </w:rPr>
        <w:annotationRef/>
      </w:r>
    </w:p>
  </w:comment>
  <w:comment w:id="94" w:author="Ben Darnell" w:date="2021-05-04T15:37:00Z" w:initials="BD">
    <w:p w14:paraId="4D9A7943" w14:textId="43B4666F" w:rsidR="2CB540EF" w:rsidRDefault="2CB540EF">
      <w:pPr>
        <w:pStyle w:val="CommentText"/>
      </w:pPr>
      <w:r>
        <w:t xml:space="preserve">`--background` </w:t>
      </w:r>
      <w:proofErr w:type="gramStart"/>
      <w:r>
        <w:t>doesn't</w:t>
      </w:r>
      <w:proofErr w:type="gramEnd"/>
      <w:r>
        <w:t xml:space="preserve"> work on windows. In </w:t>
      </w:r>
      <w:proofErr w:type="gramStart"/>
      <w:r>
        <w:t>general</w:t>
      </w:r>
      <w:proofErr w:type="gramEnd"/>
      <w:r>
        <w:t xml:space="preserve"> our recommendation has been to start cockroach in the foreground (using multiple terminal windows) instead of getting into the details of background jobs across different platforms. </w:t>
      </w:r>
      <w:r>
        <w:rPr>
          <w:rStyle w:val="CommentReference"/>
        </w:rPr>
        <w:annotationRef/>
      </w:r>
    </w:p>
  </w:comment>
  <w:comment w:id="97" w:author="Angela Rufino" w:date="2021-05-07T16:06:00Z" w:initials="AR">
    <w:p w14:paraId="2A0CE410" w14:textId="564F4F28" w:rsidR="526BB698" w:rsidRDefault="526BB698">
      <w:pPr>
        <w:pStyle w:val="CommentText"/>
      </w:pPr>
      <w:r>
        <w:t>Reminder to fill in this info.</w:t>
      </w:r>
      <w:r>
        <w:rPr>
          <w:rStyle w:val="CommentReference"/>
        </w:rPr>
        <w:annotationRef/>
      </w:r>
    </w:p>
  </w:comment>
  <w:comment w:id="98" w:author="Ben Darnell" w:date="2021-05-04T15:58:00Z" w:initials="BD">
    <w:p w14:paraId="550D94C8" w14:textId="32D21FDE" w:rsidR="3D22929E" w:rsidRDefault="3D22929E">
      <w:pPr>
        <w:pStyle w:val="CommentText"/>
      </w:pPr>
      <w:r>
        <w:t xml:space="preserve">FYI </w:t>
      </w:r>
      <w:proofErr w:type="gramStart"/>
      <w:r>
        <w:t>we've</w:t>
      </w:r>
      <w:proofErr w:type="gramEnd"/>
      <w:r>
        <w:t xml:space="preserve"> got some new automation coming in the </w:t>
      </w:r>
      <w:proofErr w:type="spellStart"/>
      <w:r>
        <w:t>october</w:t>
      </w:r>
      <w:proofErr w:type="spellEnd"/>
      <w:r>
        <w:t xml:space="preserve"> release to make this a lot simpler (hopefully simple enough that we can avoid talking about insecure mode at all?)</w:t>
      </w:r>
      <w:r>
        <w:rPr>
          <w:rStyle w:val="CommentReference"/>
        </w:rPr>
        <w:annotationRef/>
      </w:r>
    </w:p>
  </w:comment>
  <w:comment w:id="99" w:author="Ben Darnell" w:date="2021-05-04T16:04:00Z" w:initials="BD">
    <w:p w14:paraId="694FA449" w14:textId="12D4C9CA" w:rsidR="3D22929E" w:rsidRDefault="3D22929E">
      <w:pPr>
        <w:pStyle w:val="CommentText"/>
      </w:pPr>
      <w:r>
        <w:t>Again, if you use `~</w:t>
      </w:r>
      <w:proofErr w:type="gramStart"/>
      <w:r>
        <w:t>/.cockroach</w:t>
      </w:r>
      <w:proofErr w:type="gramEnd"/>
      <w:r>
        <w:t>-certs`  as your `--certs-</w:t>
      </w:r>
      <w:proofErr w:type="spellStart"/>
      <w:r>
        <w:t>dir</w:t>
      </w:r>
      <w:proofErr w:type="spellEnd"/>
      <w:r>
        <w:t>` then it'll be picked up automatically and you don't need to specify the `--certs-</w:t>
      </w:r>
      <w:proofErr w:type="spellStart"/>
      <w:r>
        <w:t>dir</w:t>
      </w:r>
      <w:proofErr w:type="spellEnd"/>
      <w:r>
        <w:t xml:space="preserve">` flag. But this does make it problematic to have both cloud and non-cloud clusters. </w:t>
      </w:r>
      <w:r>
        <w:rPr>
          <w:rStyle w:val="CommentReference"/>
        </w:rPr>
        <w:annotationRef/>
      </w:r>
    </w:p>
  </w:comment>
  <w:comment w:id="100" w:author="Guy Harrison" w:date="2021-05-05T12:06:00Z" w:initials="GH">
    <w:p w14:paraId="6021A8D8" w14:textId="46DD9BF2" w:rsidR="002C07B4" w:rsidRDefault="002C07B4">
      <w:pPr>
        <w:pStyle w:val="CommentText"/>
      </w:pPr>
      <w:r>
        <w:rPr>
          <w:rStyle w:val="CommentReference"/>
        </w:rPr>
        <w:annotationRef/>
      </w:r>
      <w:r w:rsidR="00527466">
        <w:t xml:space="preserve">I’m guessing this </w:t>
      </w:r>
      <w:proofErr w:type="spellStart"/>
      <w:r w:rsidR="00527466">
        <w:t>wont</w:t>
      </w:r>
      <w:proofErr w:type="spellEnd"/>
      <w:r w:rsidR="00527466">
        <w:t xml:space="preserve"> work on </w:t>
      </w:r>
      <w:proofErr w:type="gramStart"/>
      <w:r w:rsidR="00527466">
        <w:t>windows</w:t>
      </w:r>
      <w:proofErr w:type="gramEnd"/>
    </w:p>
  </w:comment>
  <w:comment w:id="101" w:author="Guy Harrison" w:date="2021-05-05T12:06:00Z" w:initials="GH">
    <w:p w14:paraId="7A3B9516" w14:textId="77777777" w:rsidR="00AB0889" w:rsidRDefault="00AB0889">
      <w:pPr>
        <w:pStyle w:val="CommentText"/>
      </w:pPr>
      <w:r>
        <w:rPr>
          <w:rStyle w:val="CommentReference"/>
        </w:rPr>
        <w:annotationRef/>
      </w:r>
      <w:r>
        <w:t xml:space="preserve">Or at least not with “~” notation.  </w:t>
      </w:r>
      <w:r w:rsidR="00514D05">
        <w:t xml:space="preserve">I think it might be </w:t>
      </w:r>
      <w:r w:rsidR="001B6416">
        <w:t>worth having a short sidebar on the topic rather than omit the –certs-</w:t>
      </w:r>
      <w:proofErr w:type="spellStart"/>
      <w:r w:rsidR="001B6416">
        <w:t>dir</w:t>
      </w:r>
      <w:proofErr w:type="spellEnd"/>
      <w:r w:rsidR="001B6416">
        <w:t xml:space="preserve"> altogether.  If people set up multiple servers (</w:t>
      </w:r>
      <w:proofErr w:type="spellStart"/>
      <w:r w:rsidR="001B6416">
        <w:t>cloudServer</w:t>
      </w:r>
      <w:proofErr w:type="spellEnd"/>
      <w:r w:rsidR="001B6416">
        <w:t xml:space="preserve"> + Kubernetes for instance) then they need to know how to partition their keys right?</w:t>
      </w:r>
    </w:p>
    <w:p w14:paraId="22FC0984" w14:textId="76C838E5" w:rsidR="001B6416" w:rsidRDefault="001B6416">
      <w:pPr>
        <w:pStyle w:val="CommentText"/>
      </w:pPr>
    </w:p>
  </w:comment>
  <w:comment w:id="102" w:author="Guy Harrison" w:date="2021-05-05T12:20:00Z" w:initials="GH">
    <w:p w14:paraId="475B2248" w14:textId="77777777" w:rsidR="00CE5C7C" w:rsidRDefault="00CE5C7C">
      <w:pPr>
        <w:pStyle w:val="CommentText"/>
      </w:pPr>
      <w:r>
        <w:rPr>
          <w:rStyle w:val="CommentReference"/>
        </w:rPr>
        <w:annotationRef/>
      </w:r>
      <w:r>
        <w:t xml:space="preserve">I tried for a </w:t>
      </w:r>
      <w:r w:rsidR="006A47CE">
        <w:t xml:space="preserve">bit to get </w:t>
      </w:r>
      <w:proofErr w:type="gramStart"/>
      <w:r w:rsidR="006A47CE">
        <w:t>the .cockroach</w:t>
      </w:r>
      <w:proofErr w:type="gramEnd"/>
      <w:r w:rsidR="006A47CE">
        <w:t xml:space="preserve">-certs to work on windows, but </w:t>
      </w:r>
      <w:r w:rsidR="009E2CE9">
        <w:t xml:space="preserve">without success.  </w:t>
      </w:r>
    </w:p>
    <w:p w14:paraId="52FC61C9" w14:textId="112EB179" w:rsidR="009E2CE9" w:rsidRDefault="009E2CE9">
      <w:pPr>
        <w:pStyle w:val="CommentText"/>
      </w:pPr>
    </w:p>
  </w:comment>
  <w:comment w:id="153" w:author="Ben Darnell" w:date="2021-05-04T16:17:00Z" w:initials="BD">
    <w:p w14:paraId="7BCE36DF" w14:textId="371B3B61" w:rsidR="163DE3B7" w:rsidRDefault="163DE3B7">
      <w:pPr>
        <w:pStyle w:val="CommentText"/>
      </w:pPr>
      <w:r>
        <w:t xml:space="preserve">This will break if we ever change that default (or add something other than storage that defaults to 60GiB). I think </w:t>
      </w:r>
      <w:proofErr w:type="gramStart"/>
      <w:r>
        <w:t>it'd</w:t>
      </w:r>
      <w:proofErr w:type="gramEnd"/>
      <w:r>
        <w:t xml:space="preserve"> be better to show the file and just suggest editing it instead of showing a single scripted edit. </w:t>
      </w:r>
      <w:r>
        <w:rPr>
          <w:rStyle w:val="CommentReference"/>
        </w:rPr>
        <w:annotationRef/>
      </w:r>
    </w:p>
  </w:comment>
  <w:comment w:id="156" w:author="Ben Darnell" w:date="2021-05-04T16:18:00Z" w:initials="BD">
    <w:p w14:paraId="2FE08848" w14:textId="7D743734" w:rsidR="4CFF9D7B" w:rsidRDefault="4CFF9D7B">
      <w:pPr>
        <w:pStyle w:val="CommentText"/>
      </w:pPr>
      <w:r>
        <w:t xml:space="preserve">This works, but it requires </w:t>
      </w:r>
      <w:proofErr w:type="gramStart"/>
      <w:r>
        <w:t>a very high</w:t>
      </w:r>
      <w:proofErr w:type="gramEnd"/>
      <w:r>
        <w:t xml:space="preserve"> level of access to the cluster (if you can run this command, you effectively have root on the cluster). I think </w:t>
      </w:r>
      <w:proofErr w:type="gramStart"/>
      <w:r>
        <w:t>it's</w:t>
      </w:r>
      <w:proofErr w:type="gramEnd"/>
      <w:r>
        <w:t xml:space="preserve"> better to show how to run a separate pod just for your `cockroach </w:t>
      </w:r>
      <w:proofErr w:type="spellStart"/>
      <w:r>
        <w:t>sql</w:t>
      </w:r>
      <w:proofErr w:type="spellEnd"/>
      <w:r>
        <w:t xml:space="preserve">` job, or to connect to the cluster from outside of k8s. </w:t>
      </w:r>
      <w:r>
        <w:rPr>
          <w:rStyle w:val="CommentReference"/>
        </w:rPr>
        <w:annotationRef/>
      </w:r>
    </w:p>
  </w:comment>
  <w:comment w:id="157" w:author="Guy Harrison" w:date="2021-05-05T13:45:00Z" w:initials="GH">
    <w:p w14:paraId="2173248E" w14:textId="77777777" w:rsidR="002B5E0F" w:rsidRDefault="00D31506">
      <w:pPr>
        <w:pStyle w:val="CommentText"/>
      </w:pPr>
      <w:r>
        <w:rPr>
          <w:rStyle w:val="CommentReference"/>
        </w:rPr>
        <w:annotationRef/>
      </w:r>
      <w:r w:rsidR="005749D1">
        <w:t xml:space="preserve">Those are the instructions from the Kubernetes operator </w:t>
      </w:r>
      <w:proofErr w:type="spellStart"/>
      <w:r w:rsidR="005749D1">
        <w:t>github</w:t>
      </w:r>
      <w:proofErr w:type="spellEnd"/>
      <w:r w:rsidR="005749D1">
        <w:t xml:space="preserve"> readme.  I </w:t>
      </w:r>
      <w:proofErr w:type="gramStart"/>
      <w:r w:rsidR="005749D1">
        <w:t>couldn’t</w:t>
      </w:r>
      <w:proofErr w:type="gramEnd"/>
      <w:r w:rsidR="005749D1">
        <w:t xml:space="preserve"> find </w:t>
      </w:r>
      <w:r w:rsidR="0014063D">
        <w:t xml:space="preserve">instructions on how to get a secure client running inside the cluster (other than to copy certificates manually).  I added some instructions on </w:t>
      </w:r>
      <w:r w:rsidR="00AE435D">
        <w:t xml:space="preserve">connecting from an external client below, but it still requires high levels of privilege.  If you have a pointer to a better example, let me know. </w:t>
      </w:r>
      <w:r w:rsidR="002B5E0F">
        <w:t>I tried this (</w:t>
      </w:r>
      <w:hyperlink r:id="rId4" w:history="1">
        <w:r w:rsidR="002B5E0F" w:rsidRPr="002D4698">
          <w:rPr>
            <w:rStyle w:val="Hyperlink"/>
          </w:rPr>
          <w:t>https://github.com/cockroachdb/cockroach/blob/master/cloud/kubernetes/client-secure.yaml</w:t>
        </w:r>
      </w:hyperlink>
      <w:r w:rsidR="002B5E0F">
        <w:t xml:space="preserve">) but it doesn’t seem to be compatible with the operator </w:t>
      </w:r>
      <w:proofErr w:type="gramStart"/>
      <w:r w:rsidR="002B5E0F">
        <w:t>setup</w:t>
      </w:r>
      <w:proofErr w:type="gramEnd"/>
    </w:p>
    <w:p w14:paraId="776C589E" w14:textId="2549F61B" w:rsidR="00D31506" w:rsidRDefault="0014063D">
      <w:pPr>
        <w:pStyle w:val="CommentText"/>
      </w:pPr>
      <w:r>
        <w:t xml:space="preserve"> </w:t>
      </w:r>
    </w:p>
  </w:comment>
  <w:comment w:id="158" w:author="Jesse Seldess" w:date="2021-05-05T17:05:00Z" w:initials="JS">
    <w:p w14:paraId="6D0D7FE3" w14:textId="24D506C6" w:rsidR="1103BF3E" w:rsidRDefault="1103BF3E">
      <w:pPr>
        <w:pStyle w:val="CommentText"/>
      </w:pPr>
      <w:r>
        <w:t xml:space="preserve">Unfortunately, our </w:t>
      </w:r>
      <w:proofErr w:type="spellStart"/>
      <w:r>
        <w:t>minikube</w:t>
      </w:r>
      <w:proofErr w:type="spellEnd"/>
      <w:r>
        <w:t xml:space="preserve"> tutorial using the operator also has the user get onto one of the existing pods to run the </w:t>
      </w:r>
      <w:proofErr w:type="spellStart"/>
      <w:r>
        <w:t>sql</w:t>
      </w:r>
      <w:proofErr w:type="spellEnd"/>
      <w:r>
        <w:t xml:space="preserve"> shell: </w:t>
      </w:r>
      <w:hyperlink r:id="rId5" w:anchor="step-2-start-cockroachdb.">
        <w:r w:rsidRPr="1103BF3E">
          <w:rPr>
            <w:rStyle w:val="Hyperlink"/>
          </w:rPr>
          <w:t>https://www.cockroachlabs.com/docs/v21.1/orchestrate-a-local-cluster-with-kubernetes.html#step-2-start-cockroachdb.</w:t>
        </w:r>
      </w:hyperlink>
      <w:r>
        <w:t xml:space="preserve"> </w:t>
      </w:r>
      <w:r>
        <w:rPr>
          <w:rStyle w:val="CommentReference"/>
        </w:rPr>
        <w:annotationRef/>
      </w:r>
    </w:p>
    <w:p w14:paraId="4BFB086C" w14:textId="1F19E86C" w:rsidR="1103BF3E" w:rsidRDefault="1103BF3E">
      <w:pPr>
        <w:pStyle w:val="CommentText"/>
      </w:pPr>
    </w:p>
    <w:p w14:paraId="0DCFB657" w14:textId="5B3C4BC2" w:rsidR="1103BF3E" w:rsidRDefault="1103BF3E">
      <w:pPr>
        <w:pStyle w:val="CommentText"/>
      </w:pPr>
      <w:r>
        <w:t xml:space="preserve">However, the helm and </w:t>
      </w:r>
      <w:proofErr w:type="spellStart"/>
      <w:r>
        <w:t>statefulset</w:t>
      </w:r>
      <w:proofErr w:type="spellEnd"/>
      <w:r>
        <w:t xml:space="preserve"> versions of the tutorial have users launch an additional pod for running the </w:t>
      </w:r>
      <w:proofErr w:type="spellStart"/>
      <w:r>
        <w:t>sql</w:t>
      </w:r>
      <w:proofErr w:type="spellEnd"/>
      <w:r>
        <w:t xml:space="preserve"> shell: </w:t>
      </w:r>
      <w:hyperlink r:id="rId6" w:anchor="step-3-use-the-built-in-sql-client.">
        <w:r w:rsidRPr="1103BF3E">
          <w:rPr>
            <w:rStyle w:val="Hyperlink"/>
          </w:rPr>
          <w:t>https://www.cockroachlabs.com/docs/v21.1/orchestrate-a-local-cluster-with-kubernetes.html?filters=helm#step-3-use-the-built-in-sql-client.</w:t>
        </w:r>
      </w:hyperlink>
      <w:r>
        <w:t xml:space="preserve"> We have to figure out how to adjust that to work with the operator. </w:t>
      </w:r>
    </w:p>
  </w:comment>
  <w:comment w:id="170" w:author="Angela Rufino" w:date="2021-05-07T16:15:00Z" w:initials="AR">
    <w:p w14:paraId="1ABF0AC3" w14:textId="2320D97C" w:rsidR="526BB698" w:rsidRDefault="526BB698">
      <w:pPr>
        <w:pStyle w:val="CommentText"/>
      </w:pPr>
      <w:r>
        <w:t>Reminder to complete once we know the chapter.</w:t>
      </w:r>
      <w:r>
        <w:rPr>
          <w:rStyle w:val="CommentReference"/>
        </w:rPr>
        <w:annotationRef/>
      </w:r>
    </w:p>
  </w:comment>
  <w:comment w:id="211" w:author="Angela Rufino" w:date="2021-05-07T16:16:00Z" w:initials="AR">
    <w:p w14:paraId="4BBA1142" w14:textId="0104DB63" w:rsidR="526BB698" w:rsidRDefault="526BB698">
      <w:pPr>
        <w:pStyle w:val="CommentText"/>
      </w:pPr>
      <w:r>
        <w:t>Should this be node?</w:t>
      </w:r>
      <w:r>
        <w:rPr>
          <w:rStyle w:val="CommentReference"/>
        </w:rPr>
        <w:annotationRef/>
      </w:r>
    </w:p>
  </w:comment>
  <w:comment w:id="212" w:author="Guy Harrison" w:date="2021-05-10T09:44:00Z" w:initials="GH">
    <w:p w14:paraId="6C3D747D" w14:textId="36DD8C6F" w:rsidR="00CD05B9" w:rsidRDefault="00CD05B9">
      <w:pPr>
        <w:pStyle w:val="CommentText"/>
      </w:pPr>
      <w:r>
        <w:rPr>
          <w:rStyle w:val="CommentReference"/>
        </w:rPr>
        <w:annotationRef/>
      </w:r>
      <w:r w:rsidR="008A0A77">
        <w:t>Probably node’s</w:t>
      </w:r>
    </w:p>
  </w:comment>
  <w:comment w:id="373" w:author="Ben Darnell" w:date="2021-05-04T16:28:00Z" w:initials="BD">
    <w:p w14:paraId="21E2AB8D" w14:textId="320BD41A" w:rsidR="4CFF9D7B" w:rsidRDefault="4CFF9D7B">
      <w:pPr>
        <w:pStyle w:val="CommentText"/>
      </w:pPr>
      <w:r>
        <w:t xml:space="preserve">This </w:t>
      </w:r>
      <w:proofErr w:type="gramStart"/>
      <w:r>
        <w:t>works, but</w:t>
      </w:r>
      <w:proofErr w:type="gramEnd"/>
      <w:r>
        <w:t xml:space="preserve"> INSERT...SELECT is a fairly </w:t>
      </w:r>
      <w:proofErr w:type="spellStart"/>
      <w:r>
        <w:t>OLAPpy</w:t>
      </w:r>
      <w:proofErr w:type="spellEnd"/>
      <w:r>
        <w:t xml:space="preserve"> kind of query that is not </w:t>
      </w:r>
      <w:proofErr w:type="spellStart"/>
      <w:r>
        <w:t>CockroachDB's</w:t>
      </w:r>
      <w:proofErr w:type="spellEnd"/>
      <w:r>
        <w:t xml:space="preserve"> strong suit (it doesn't work very well if it generates a lot of data). </w:t>
      </w:r>
      <w:proofErr w:type="gramStart"/>
      <w:r>
        <w:t>I'd</w:t>
      </w:r>
      <w:proofErr w:type="gramEnd"/>
      <w:r>
        <w:t xml:space="preserve"> rather use something different as our first example (the SELECT part of this is fine, maybe just do that part with a LIMIT 10 instead of inserting it into a table?)</w:t>
      </w:r>
      <w:r>
        <w:rPr>
          <w:rStyle w:val="CommentReference"/>
        </w:rPr>
        <w:annotationRef/>
      </w:r>
    </w:p>
  </w:comment>
  <w:comment w:id="446" w:author="Ben Darnell" w:date="2021-05-04T16:33:00Z" w:initials="BD">
    <w:p w14:paraId="5D7A0201" w14:textId="5B052A18" w:rsidR="4CFF9D7B" w:rsidRDefault="4CFF9D7B">
      <w:pPr>
        <w:pStyle w:val="CommentText"/>
      </w:pPr>
      <w:r>
        <w:t xml:space="preserve">This is a different URL than the others (the username and password were removed). This needs a footnote like the one you gave for python. </w:t>
      </w:r>
      <w:r>
        <w:rPr>
          <w:rStyle w:val="CommentReference"/>
        </w:rPr>
        <w:annotationRef/>
      </w:r>
    </w:p>
    <w:p w14:paraId="1EFA4E01" w14:textId="49C6B1BA" w:rsidR="4CFF9D7B" w:rsidRDefault="4CFF9D7B">
      <w:pPr>
        <w:pStyle w:val="CommentText"/>
      </w:pPr>
    </w:p>
    <w:p w14:paraId="4E1FB01B" w14:textId="7E06EED9" w:rsidR="4CFF9D7B" w:rsidRDefault="4CFF9D7B">
      <w:pPr>
        <w:pStyle w:val="CommentText"/>
      </w:pPr>
      <w:r>
        <w:t xml:space="preserve">And I thought the </w:t>
      </w:r>
      <w:proofErr w:type="spellStart"/>
      <w:r>
        <w:t>sslrootcert</w:t>
      </w:r>
      <w:proofErr w:type="spellEnd"/>
      <w:r>
        <w:t xml:space="preserve"> needed a different format for java, but maybe </w:t>
      </w:r>
      <w:proofErr w:type="gramStart"/>
      <w:r>
        <w:t>I'm</w:t>
      </w:r>
      <w:proofErr w:type="gramEnd"/>
      <w:r>
        <w:t xml:space="preserve"> misremembering. </w:t>
      </w:r>
    </w:p>
  </w:comment>
  <w:comment w:id="447" w:author="Jesse Seldess" w:date="2021-05-05T17:15:00Z" w:initials="JS">
    <w:p w14:paraId="7CB68F7C" w14:textId="5A7A8094" w:rsidR="1103BF3E" w:rsidRDefault="1103BF3E">
      <w:pPr>
        <w:pStyle w:val="CommentText"/>
      </w:pPr>
      <w:r>
        <w:t>Yeah, our docs used to recommend the PKCS#8 format (</w:t>
      </w:r>
      <w:hyperlink r:id="rId7" w:anchor="step-3-use-the-built-in-sql-client),">
        <w:r w:rsidRPr="1103BF3E">
          <w:rPr>
            <w:rStyle w:val="Hyperlink"/>
          </w:rPr>
          <w:t>https://www.cockroachlabs.com/docs/v21.1/orchestrate-a-local-cluster-with-kubernetes.html?filters=helm#step-3-use-the-built-in-sql-client),</w:t>
        </w:r>
      </w:hyperlink>
      <w:r>
        <w:t xml:space="preserve"> but that was for the client cert, which we don't use here.</w:t>
      </w:r>
      <w:r>
        <w:rPr>
          <w:rStyle w:val="CommentReference"/>
        </w:rPr>
        <w:annotationRef/>
      </w:r>
    </w:p>
  </w:comment>
  <w:comment w:id="474" w:author="Jesse Seldess" w:date="2021-05-05T17:16:00Z" w:initials="JS">
    <w:p w14:paraId="57B96CA6" w14:textId="233FDBE6" w:rsidR="1103BF3E" w:rsidRDefault="1103BF3E">
      <w:pPr>
        <w:pStyle w:val="CommentText"/>
      </w:pPr>
      <w:r>
        <w:t xml:space="preserve">A nit, but you started with </w:t>
      </w:r>
      <w:proofErr w:type="spellStart"/>
      <w:r>
        <w:t>CockroachCloud</w:t>
      </w:r>
      <w:proofErr w:type="spellEnd"/>
      <w:r>
        <w:t xml:space="preserve"> first for the other languages, so it stood out to me that we start with a local cluster here.</w:t>
      </w:r>
      <w:r>
        <w:rPr>
          <w:rStyle w:val="CommentReference"/>
        </w:rPr>
        <w:annotationRef/>
      </w:r>
    </w:p>
  </w:comment>
  <w:comment w:id="476" w:author="Ben Darnell" w:date="2021-05-04T16:33:00Z" w:initials="BD">
    <w:p w14:paraId="34973153" w14:textId="7DC6A80B" w:rsidR="4CFF9D7B" w:rsidRDefault="4CFF9D7B">
      <w:pPr>
        <w:pStyle w:val="CommentText"/>
      </w:pPr>
      <w:r>
        <w:t xml:space="preserve">Hmm, does `%3D` work on the other languages? We should consider making this change on the server side if so. </w:t>
      </w:r>
      <w:r>
        <w:rPr>
          <w:rStyle w:val="CommentReference"/>
        </w:rPr>
        <w:annotationRef/>
      </w:r>
    </w:p>
  </w:comment>
  <w:comment w:id="477" w:author="Guy Harrison" w:date="2021-05-08T16:35:00Z" w:initials="GH">
    <w:p w14:paraId="64284274" w14:textId="5EBC5693" w:rsidR="00CD0280" w:rsidRDefault="00CD0280">
      <w:pPr>
        <w:pStyle w:val="CommentText"/>
      </w:pPr>
      <w:r>
        <w:rPr>
          <w:rStyle w:val="CommentReference"/>
        </w:rPr>
        <w:annotationRef/>
      </w:r>
      <w:r>
        <w:t xml:space="preserve">It works with the four languages I used here and with the cockroach </w:t>
      </w:r>
      <w:proofErr w:type="spellStart"/>
      <w:r>
        <w:t>sql</w:t>
      </w:r>
      <w:proofErr w:type="spellEnd"/>
      <w:r>
        <w:t xml:space="preserve"> command.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31EBB1" w15:done="0"/>
  <w15:commentEx w15:paraId="27191DD1" w15:done="1"/>
  <w15:commentEx w15:paraId="49258E21" w15:paraIdParent="27191DD1" w15:done="1"/>
  <w15:commentEx w15:paraId="6407249A" w15:done="0"/>
  <w15:commentEx w15:paraId="66766185" w15:paraIdParent="6407249A" w15:done="0"/>
  <w15:commentEx w15:paraId="0FB7A304" w15:paraIdParent="6407249A" w15:done="0"/>
  <w15:commentEx w15:paraId="309C20A6" w15:paraIdParent="6407249A" w15:done="0"/>
  <w15:commentEx w15:paraId="4576D1F2" w15:done="0"/>
  <w15:commentEx w15:paraId="78790596" w15:paraIdParent="4576D1F2" w15:done="0"/>
  <w15:commentEx w15:paraId="656E0286" w15:paraIdParent="4576D1F2" w15:done="0"/>
  <w15:commentEx w15:paraId="6F95E01B" w15:done="0"/>
  <w15:commentEx w15:paraId="194EEB5B" w15:paraIdParent="6F95E01B" w15:done="0"/>
  <w15:commentEx w15:paraId="520A5D1D" w15:paraIdParent="6F95E01B" w15:done="0"/>
  <w15:commentEx w15:paraId="55B2FAC8" w15:paraIdParent="6F95E01B" w15:done="0"/>
  <w15:commentEx w15:paraId="19879B60" w15:paraIdParent="6F95E01B" w15:done="0"/>
  <w15:commentEx w15:paraId="32F0169F" w15:done="0"/>
  <w15:commentEx w15:paraId="5B7A60EC" w15:done="0"/>
  <w15:commentEx w15:paraId="705ACFB7" w15:done="0"/>
  <w15:commentEx w15:paraId="3B468DAB" w15:paraIdParent="705ACFB7" w15:done="0"/>
  <w15:commentEx w15:paraId="17E24780" w15:paraIdParent="705ACFB7" w15:done="0"/>
  <w15:commentEx w15:paraId="4D9A7943" w15:done="0"/>
  <w15:commentEx w15:paraId="2A0CE410" w15:done="0"/>
  <w15:commentEx w15:paraId="550D94C8" w15:done="0"/>
  <w15:commentEx w15:paraId="694FA449" w15:done="0"/>
  <w15:commentEx w15:paraId="6021A8D8" w15:paraIdParent="694FA449" w15:done="0"/>
  <w15:commentEx w15:paraId="22FC0984" w15:paraIdParent="694FA449" w15:done="0"/>
  <w15:commentEx w15:paraId="52FC61C9" w15:paraIdParent="694FA449" w15:done="0"/>
  <w15:commentEx w15:paraId="7BCE36DF" w15:done="0"/>
  <w15:commentEx w15:paraId="2FE08848" w15:done="0"/>
  <w15:commentEx w15:paraId="776C589E" w15:paraIdParent="2FE08848" w15:done="0"/>
  <w15:commentEx w15:paraId="0DCFB657" w15:paraIdParent="2FE08848" w15:done="0"/>
  <w15:commentEx w15:paraId="1ABF0AC3" w15:done="0"/>
  <w15:commentEx w15:paraId="4BBA1142" w15:done="0"/>
  <w15:commentEx w15:paraId="6C3D747D" w15:paraIdParent="4BBA1142" w15:done="0"/>
  <w15:commentEx w15:paraId="21E2AB8D" w15:done="1"/>
  <w15:commentEx w15:paraId="4E1FB01B" w15:done="1"/>
  <w15:commentEx w15:paraId="7CB68F7C" w15:paraIdParent="4E1FB01B" w15:done="1"/>
  <w15:commentEx w15:paraId="57B96CA6" w15:done="1"/>
  <w15:commentEx w15:paraId="34973153" w15:done="0"/>
  <w15:commentEx w15:paraId="64284274" w15:paraIdParent="349731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7BDEF2" w16cex:dateUtc="2021-05-07T19:24:00Z"/>
  <w16cex:commentExtensible w16cex:durableId="7B2DE579" w16cex:dateUtc="2021-05-05T20:32:00Z"/>
  <w16cex:commentExtensible w16cex:durableId="6A0F15A5" w16cex:dateUtc="2021-05-05T20:33:00Z"/>
  <w16cex:commentExtensible w16cex:durableId="318643A1" w16cex:dateUtc="2021-05-03T20:04:00Z"/>
  <w16cex:commentExtensible w16cex:durableId="31F0DAE6" w16cex:dateUtc="2021-05-03T20:06:00Z"/>
  <w16cex:commentExtensible w16cex:durableId="243BF86F" w16cex:dateUtc="2021-05-04T06:44:00Z"/>
  <w16cex:commentExtensible w16cex:durableId="4F533229" w16cex:dateUtc="2021-05-04T19:26:00Z"/>
  <w16cex:commentExtensible w16cex:durableId="40BEB9D9" w16cex:dateUtc="2021-05-03T20:11:00Z"/>
  <w16cex:commentExtensible w16cex:durableId="243BFB30" w16cex:dateUtc="2021-05-04T06:56:00Z"/>
  <w16cex:commentExtensible w16cex:durableId="6ECEDD8A" w16cex:dateUtc="2021-05-04T19:29:00Z"/>
  <w16cex:commentExtensible w16cex:durableId="4018CA68" w16cex:dateUtc="2021-05-03T20:09:00Z"/>
  <w16cex:commentExtensible w16cex:durableId="243BF526" w16cex:dateUtc="2021-05-04T06:30:00Z"/>
  <w16cex:commentExtensible w16cex:durableId="33776CDC" w16cex:dateUtc="2021-05-04T19:32:00Z"/>
  <w16cex:commentExtensible w16cex:durableId="243D056F" w16cex:dateUtc="2021-05-05T01:52:00Z"/>
  <w16cex:commentExtensible w16cex:durableId="18A57F9E" w16cex:dateUtc="2021-05-05T20:37:00Z"/>
  <w16cex:commentExtensible w16cex:durableId="5F32C1BA" w16cex:dateUtc="2021-05-05T20:41:00Z"/>
  <w16cex:commentExtensible w16cex:durableId="116939A0" w16cex:dateUtc="2021-05-05T20:42:00Z"/>
  <w16cex:commentExtensible w16cex:durableId="3DB5F9BF" w16cex:dateUtc="2021-05-03T20:18:00Z"/>
  <w16cex:commentExtensible w16cex:durableId="4241096C" w16cex:dateUtc="2021-05-04T19:34:00Z"/>
  <w16cex:commentExtensible w16cex:durableId="6DBE285C" w16cex:dateUtc="2021-05-05T20:47:00Z"/>
  <w16cex:commentExtensible w16cex:durableId="3945DE38" w16cex:dateUtc="2021-05-04T19:37:00Z"/>
  <w16cex:commentExtensible w16cex:durableId="6FB7370F" w16cex:dateUtc="2021-05-07T20:06:00Z"/>
  <w16cex:commentExtensible w16cex:durableId="67AAB260" w16cex:dateUtc="2021-05-04T19:58:00Z"/>
  <w16cex:commentExtensible w16cex:durableId="1F5C8CFE" w16cex:dateUtc="2021-05-04T20:04:00Z"/>
  <w16cex:commentExtensible w16cex:durableId="243D08AB" w16cex:dateUtc="2021-05-05T02:06:00Z"/>
  <w16cex:commentExtensible w16cex:durableId="243D08D9" w16cex:dateUtc="2021-05-05T02:06:00Z"/>
  <w16cex:commentExtensible w16cex:durableId="243D0BFF" w16cex:dateUtc="2021-05-05T02:20:00Z"/>
  <w16cex:commentExtensible w16cex:durableId="7C594607" w16cex:dateUtc="2021-05-04T20:17:00Z"/>
  <w16cex:commentExtensible w16cex:durableId="488655DA" w16cex:dateUtc="2021-05-04T20:18:00Z"/>
  <w16cex:commentExtensible w16cex:durableId="243D1FE6" w16cex:dateUtc="2021-05-05T03:45:00Z"/>
  <w16cex:commentExtensible w16cex:durableId="131BDE22" w16cex:dateUtc="2021-05-05T21:05:00Z"/>
  <w16cex:commentExtensible w16cex:durableId="0472C20E" w16cex:dateUtc="2021-05-07T20:15:00Z"/>
  <w16cex:commentExtensible w16cex:durableId="7BB7FFDB" w16cex:dateUtc="2021-05-07T20:16:00Z"/>
  <w16cex:commentExtensible w16cex:durableId="24437EE1" w16cex:dateUtc="2021-05-09T23:44:00Z"/>
  <w16cex:commentExtensible w16cex:durableId="1F1172AA" w16cex:dateUtc="2021-05-04T20:28:00Z"/>
  <w16cex:commentExtensible w16cex:durableId="43BFCA4D" w16cex:dateUtc="2021-05-04T20:33:00Z"/>
  <w16cex:commentExtensible w16cex:durableId="6CDCC1D0" w16cex:dateUtc="2021-05-05T21:15:00Z"/>
  <w16cex:commentExtensible w16cex:durableId="0640A459" w16cex:dateUtc="2021-05-05T21:16:00Z"/>
  <w16cex:commentExtensible w16cex:durableId="4CC045CC" w16cex:dateUtc="2021-05-04T20:33:00Z"/>
  <w16cex:commentExtensible w16cex:durableId="24413C3B" w16cex:dateUtc="2021-05-08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31EBB1" w16cid:durableId="167BDEF2"/>
  <w16cid:commentId w16cid:paraId="27191DD1" w16cid:durableId="7B2DE579"/>
  <w16cid:commentId w16cid:paraId="49258E21" w16cid:durableId="6A0F15A5"/>
  <w16cid:commentId w16cid:paraId="6407249A" w16cid:durableId="318643A1"/>
  <w16cid:commentId w16cid:paraId="66766185" w16cid:durableId="31F0DAE6"/>
  <w16cid:commentId w16cid:paraId="0FB7A304" w16cid:durableId="243BF86F"/>
  <w16cid:commentId w16cid:paraId="309C20A6" w16cid:durableId="4F533229"/>
  <w16cid:commentId w16cid:paraId="4576D1F2" w16cid:durableId="40BEB9D9"/>
  <w16cid:commentId w16cid:paraId="78790596" w16cid:durableId="243BFB30"/>
  <w16cid:commentId w16cid:paraId="656E0286" w16cid:durableId="6ECEDD8A"/>
  <w16cid:commentId w16cid:paraId="6F95E01B" w16cid:durableId="4018CA68"/>
  <w16cid:commentId w16cid:paraId="194EEB5B" w16cid:durableId="243BF526"/>
  <w16cid:commentId w16cid:paraId="520A5D1D" w16cid:durableId="33776CDC"/>
  <w16cid:commentId w16cid:paraId="55B2FAC8" w16cid:durableId="243D056F"/>
  <w16cid:commentId w16cid:paraId="19879B60" w16cid:durableId="18A57F9E"/>
  <w16cid:commentId w16cid:paraId="32F0169F" w16cid:durableId="5F32C1BA"/>
  <w16cid:commentId w16cid:paraId="5B7A60EC" w16cid:durableId="116939A0"/>
  <w16cid:commentId w16cid:paraId="705ACFB7" w16cid:durableId="3DB5F9BF"/>
  <w16cid:commentId w16cid:paraId="3B468DAB" w16cid:durableId="4241096C"/>
  <w16cid:commentId w16cid:paraId="17E24780" w16cid:durableId="6DBE285C"/>
  <w16cid:commentId w16cid:paraId="4D9A7943" w16cid:durableId="3945DE38"/>
  <w16cid:commentId w16cid:paraId="2A0CE410" w16cid:durableId="6FB7370F"/>
  <w16cid:commentId w16cid:paraId="550D94C8" w16cid:durableId="67AAB260"/>
  <w16cid:commentId w16cid:paraId="694FA449" w16cid:durableId="1F5C8CFE"/>
  <w16cid:commentId w16cid:paraId="6021A8D8" w16cid:durableId="243D08AB"/>
  <w16cid:commentId w16cid:paraId="22FC0984" w16cid:durableId="243D08D9"/>
  <w16cid:commentId w16cid:paraId="52FC61C9" w16cid:durableId="243D0BFF"/>
  <w16cid:commentId w16cid:paraId="7BCE36DF" w16cid:durableId="7C594607"/>
  <w16cid:commentId w16cid:paraId="2FE08848" w16cid:durableId="488655DA"/>
  <w16cid:commentId w16cid:paraId="776C589E" w16cid:durableId="243D1FE6"/>
  <w16cid:commentId w16cid:paraId="0DCFB657" w16cid:durableId="131BDE22"/>
  <w16cid:commentId w16cid:paraId="1ABF0AC3" w16cid:durableId="0472C20E"/>
  <w16cid:commentId w16cid:paraId="4BBA1142" w16cid:durableId="7BB7FFDB"/>
  <w16cid:commentId w16cid:paraId="6C3D747D" w16cid:durableId="24437EE1"/>
  <w16cid:commentId w16cid:paraId="21E2AB8D" w16cid:durableId="1F1172AA"/>
  <w16cid:commentId w16cid:paraId="4E1FB01B" w16cid:durableId="43BFCA4D"/>
  <w16cid:commentId w16cid:paraId="7CB68F7C" w16cid:durableId="6CDCC1D0"/>
  <w16cid:commentId w16cid:paraId="57B96CA6" w16cid:durableId="0640A459"/>
  <w16cid:commentId w16cid:paraId="34973153" w16cid:durableId="4CC045CC"/>
  <w16cid:commentId w16cid:paraId="64284274" w16cid:durableId="24413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C1D63" w14:textId="77777777" w:rsidR="00DB0011" w:rsidRDefault="00DB0011" w:rsidP="00C74D85">
      <w:r>
        <w:separator/>
      </w:r>
    </w:p>
  </w:endnote>
  <w:endnote w:type="continuationSeparator" w:id="0">
    <w:p w14:paraId="4862D393" w14:textId="77777777" w:rsidR="00DB0011" w:rsidRDefault="00DB0011" w:rsidP="00C74D85">
      <w:r>
        <w:continuationSeparator/>
      </w:r>
    </w:p>
  </w:endnote>
  <w:endnote w:type="continuationNotice" w:id="1">
    <w:p w14:paraId="5B24F41A" w14:textId="77777777" w:rsidR="00DB0011" w:rsidRDefault="00DB00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9F0B" w14:textId="77777777" w:rsidR="00DB0011" w:rsidRDefault="00DB0011" w:rsidP="00C74D85">
      <w:r>
        <w:separator/>
      </w:r>
    </w:p>
  </w:footnote>
  <w:footnote w:type="continuationSeparator" w:id="0">
    <w:p w14:paraId="2A594A38" w14:textId="77777777" w:rsidR="00DB0011" w:rsidRDefault="00DB0011" w:rsidP="00C74D85">
      <w:r>
        <w:continuationSeparator/>
      </w:r>
    </w:p>
  </w:footnote>
  <w:footnote w:type="continuationNotice" w:id="1">
    <w:p w14:paraId="7891B5B4" w14:textId="77777777" w:rsidR="00DB0011" w:rsidRDefault="00DB0011"/>
  </w:footnote>
  <w:footnote w:id="2">
    <w:p w14:paraId="7F3C779B" w14:textId="7B79D7AD" w:rsidR="00540055" w:rsidRDefault="00540055">
      <w:pPr>
        <w:pStyle w:val="FootnoteText"/>
      </w:pPr>
      <w:r>
        <w:rPr>
          <w:rStyle w:val="FootnoteReference"/>
        </w:rPr>
        <w:footnoteRef/>
      </w:r>
      <w:r>
        <w:t xml:space="preserve"> Note that because of limitations in the </w:t>
      </w:r>
      <w:r w:rsidR="00056711">
        <w:t>psycopg2 driver, we need to replace the final “=” in the URL with “%3d.  Instead of +</w:t>
      </w:r>
      <w:r w:rsidR="00056711" w:rsidRPr="00056711">
        <w:t xml:space="preserve"> </w:t>
      </w:r>
      <w:r w:rsidR="00056711">
        <w:t>cluster=grumpy-orca-56+ we use +</w:t>
      </w:r>
      <w:r w:rsidR="00056711" w:rsidRPr="00056711">
        <w:t xml:space="preserve"> </w:t>
      </w:r>
      <w:r w:rsidR="00056711">
        <w:t>cluster%3dgrumpy-orca-56+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DE71CE"/>
    <w:multiLevelType w:val="hybridMultilevel"/>
    <w:tmpl w:val="83DCF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5"/>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6"/>
  </w:num>
  <w:num w:numId="22">
    <w:abstractNumId w:val="10"/>
  </w:num>
  <w:num w:numId="23">
    <w:abstractNumId w:val="11"/>
  </w:num>
  <w:num w:numId="24">
    <w:abstractNumId w:val="5"/>
  </w:num>
  <w:num w:numId="25">
    <w:abstractNumId w:val="8"/>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e Seldess">
    <w15:presenceInfo w15:providerId="Windows Live" w15:userId="60838c477fafb188"/>
  </w15:person>
  <w15:person w15:author="Guy Harrison">
    <w15:presenceInfo w15:providerId="Windows Live" w15:userId="4760335bb1ba0970"/>
  </w15:person>
  <w15:person w15:author="Angela Rufino">
    <w15:presenceInfo w15:providerId="Windows Live" w15:userId="4b0e7a82b50fbc66"/>
  </w15:person>
  <w15:person w15:author="Ben Darnell">
    <w15:presenceInfo w15:providerId="Windows Live" w15:userId="43457bce3b1c23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rQUA2Ipdni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352"/>
    <w:rsid w:val="00015FDE"/>
    <w:rsid w:val="00020584"/>
    <w:rsid w:val="00021029"/>
    <w:rsid w:val="00021FF5"/>
    <w:rsid w:val="0002201A"/>
    <w:rsid w:val="0002212A"/>
    <w:rsid w:val="00022FAA"/>
    <w:rsid w:val="000239A5"/>
    <w:rsid w:val="00024E0A"/>
    <w:rsid w:val="0002606B"/>
    <w:rsid w:val="00026CE8"/>
    <w:rsid w:val="0003065B"/>
    <w:rsid w:val="00032EA8"/>
    <w:rsid w:val="0003398A"/>
    <w:rsid w:val="00033BA3"/>
    <w:rsid w:val="0003407A"/>
    <w:rsid w:val="000354BA"/>
    <w:rsid w:val="00036443"/>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3641"/>
    <w:rsid w:val="00074405"/>
    <w:rsid w:val="00074B2E"/>
    <w:rsid w:val="0007560F"/>
    <w:rsid w:val="00076544"/>
    <w:rsid w:val="00076812"/>
    <w:rsid w:val="00076BCA"/>
    <w:rsid w:val="00077019"/>
    <w:rsid w:val="000805DF"/>
    <w:rsid w:val="00080958"/>
    <w:rsid w:val="00080E93"/>
    <w:rsid w:val="0008373D"/>
    <w:rsid w:val="00083E19"/>
    <w:rsid w:val="00084087"/>
    <w:rsid w:val="0008764F"/>
    <w:rsid w:val="00087771"/>
    <w:rsid w:val="00090D2A"/>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095D"/>
    <w:rsid w:val="000A1180"/>
    <w:rsid w:val="000A1D80"/>
    <w:rsid w:val="000A3630"/>
    <w:rsid w:val="000A4318"/>
    <w:rsid w:val="000A444B"/>
    <w:rsid w:val="000A4A99"/>
    <w:rsid w:val="000A4DD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1DC5"/>
    <w:rsid w:val="000F403D"/>
    <w:rsid w:val="000F44EB"/>
    <w:rsid w:val="000F4955"/>
    <w:rsid w:val="000F5E45"/>
    <w:rsid w:val="000F6669"/>
    <w:rsid w:val="000F7961"/>
    <w:rsid w:val="000F7C71"/>
    <w:rsid w:val="00101628"/>
    <w:rsid w:val="00101B2F"/>
    <w:rsid w:val="00102962"/>
    <w:rsid w:val="00103725"/>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3D"/>
    <w:rsid w:val="001406F8"/>
    <w:rsid w:val="00140E98"/>
    <w:rsid w:val="0014160C"/>
    <w:rsid w:val="0014252F"/>
    <w:rsid w:val="00142B0D"/>
    <w:rsid w:val="001472B5"/>
    <w:rsid w:val="0014766F"/>
    <w:rsid w:val="001476C4"/>
    <w:rsid w:val="00147942"/>
    <w:rsid w:val="001503FC"/>
    <w:rsid w:val="0015089C"/>
    <w:rsid w:val="00150937"/>
    <w:rsid w:val="00150C19"/>
    <w:rsid w:val="00151B77"/>
    <w:rsid w:val="00151D1C"/>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3064"/>
    <w:rsid w:val="00174471"/>
    <w:rsid w:val="00174AC6"/>
    <w:rsid w:val="001755A7"/>
    <w:rsid w:val="00175D9E"/>
    <w:rsid w:val="0017718A"/>
    <w:rsid w:val="0017752C"/>
    <w:rsid w:val="001775FC"/>
    <w:rsid w:val="001777E4"/>
    <w:rsid w:val="001807BB"/>
    <w:rsid w:val="001812C9"/>
    <w:rsid w:val="001812FB"/>
    <w:rsid w:val="00181876"/>
    <w:rsid w:val="00181CF7"/>
    <w:rsid w:val="00182837"/>
    <w:rsid w:val="00183008"/>
    <w:rsid w:val="00183EE0"/>
    <w:rsid w:val="001848E0"/>
    <w:rsid w:val="001856D3"/>
    <w:rsid w:val="00185AAC"/>
    <w:rsid w:val="001866BC"/>
    <w:rsid w:val="00187354"/>
    <w:rsid w:val="00193157"/>
    <w:rsid w:val="00193D4D"/>
    <w:rsid w:val="0019402F"/>
    <w:rsid w:val="00194E98"/>
    <w:rsid w:val="00195008"/>
    <w:rsid w:val="001954C7"/>
    <w:rsid w:val="001A17C9"/>
    <w:rsid w:val="001A210F"/>
    <w:rsid w:val="001A331C"/>
    <w:rsid w:val="001A38AE"/>
    <w:rsid w:val="001B0B3F"/>
    <w:rsid w:val="001B2538"/>
    <w:rsid w:val="001B62D1"/>
    <w:rsid w:val="001B6416"/>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07C60"/>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19A1"/>
    <w:rsid w:val="002B36DF"/>
    <w:rsid w:val="002B4E82"/>
    <w:rsid w:val="002B5E0F"/>
    <w:rsid w:val="002B5FF5"/>
    <w:rsid w:val="002B61D2"/>
    <w:rsid w:val="002B6523"/>
    <w:rsid w:val="002B6FD5"/>
    <w:rsid w:val="002C024F"/>
    <w:rsid w:val="002C07B4"/>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5382"/>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6E3"/>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8F2"/>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2FF6"/>
    <w:rsid w:val="00363D94"/>
    <w:rsid w:val="003642DE"/>
    <w:rsid w:val="003648B4"/>
    <w:rsid w:val="00364D7B"/>
    <w:rsid w:val="00365BB1"/>
    <w:rsid w:val="00365CAC"/>
    <w:rsid w:val="003665B8"/>
    <w:rsid w:val="00366615"/>
    <w:rsid w:val="00366C5B"/>
    <w:rsid w:val="0037220E"/>
    <w:rsid w:val="00372D37"/>
    <w:rsid w:val="00372DA9"/>
    <w:rsid w:val="00373BB7"/>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5C14"/>
    <w:rsid w:val="0039642C"/>
    <w:rsid w:val="00397408"/>
    <w:rsid w:val="00397630"/>
    <w:rsid w:val="003A074F"/>
    <w:rsid w:val="003A1258"/>
    <w:rsid w:val="003A2BEF"/>
    <w:rsid w:val="003A37BE"/>
    <w:rsid w:val="003A5762"/>
    <w:rsid w:val="003A69AD"/>
    <w:rsid w:val="003A719C"/>
    <w:rsid w:val="003A71BA"/>
    <w:rsid w:val="003A7DC6"/>
    <w:rsid w:val="003B00A4"/>
    <w:rsid w:val="003B1A11"/>
    <w:rsid w:val="003B1B5E"/>
    <w:rsid w:val="003B1EEA"/>
    <w:rsid w:val="003B3695"/>
    <w:rsid w:val="003B4B3E"/>
    <w:rsid w:val="003B55E7"/>
    <w:rsid w:val="003B569C"/>
    <w:rsid w:val="003B58C4"/>
    <w:rsid w:val="003B7364"/>
    <w:rsid w:val="003B7CBA"/>
    <w:rsid w:val="003C044B"/>
    <w:rsid w:val="003C084D"/>
    <w:rsid w:val="003C1A16"/>
    <w:rsid w:val="003C1D49"/>
    <w:rsid w:val="003C26AD"/>
    <w:rsid w:val="003C3355"/>
    <w:rsid w:val="003C4B72"/>
    <w:rsid w:val="003C5E1B"/>
    <w:rsid w:val="003C660D"/>
    <w:rsid w:val="003C6B5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8B2"/>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26BF3"/>
    <w:rsid w:val="004304BB"/>
    <w:rsid w:val="004308C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3F57"/>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69D4"/>
    <w:rsid w:val="004A72D4"/>
    <w:rsid w:val="004B17F8"/>
    <w:rsid w:val="004B2B12"/>
    <w:rsid w:val="004B32BA"/>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3D6"/>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70D"/>
    <w:rsid w:val="00507AD9"/>
    <w:rsid w:val="0051146C"/>
    <w:rsid w:val="00511686"/>
    <w:rsid w:val="00511ACF"/>
    <w:rsid w:val="00512686"/>
    <w:rsid w:val="00513166"/>
    <w:rsid w:val="00513754"/>
    <w:rsid w:val="00514AE6"/>
    <w:rsid w:val="00514D05"/>
    <w:rsid w:val="00514F39"/>
    <w:rsid w:val="0051501D"/>
    <w:rsid w:val="00516018"/>
    <w:rsid w:val="005166A7"/>
    <w:rsid w:val="00520678"/>
    <w:rsid w:val="005214E7"/>
    <w:rsid w:val="005222ED"/>
    <w:rsid w:val="005236A1"/>
    <w:rsid w:val="00524600"/>
    <w:rsid w:val="00524A5D"/>
    <w:rsid w:val="0052520D"/>
    <w:rsid w:val="00525C20"/>
    <w:rsid w:val="005263FC"/>
    <w:rsid w:val="00527466"/>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526C"/>
    <w:rsid w:val="00565BED"/>
    <w:rsid w:val="00566499"/>
    <w:rsid w:val="005671C2"/>
    <w:rsid w:val="00570B89"/>
    <w:rsid w:val="00570BE2"/>
    <w:rsid w:val="00571B09"/>
    <w:rsid w:val="00572523"/>
    <w:rsid w:val="005747FA"/>
    <w:rsid w:val="005749D1"/>
    <w:rsid w:val="005759D4"/>
    <w:rsid w:val="00575A17"/>
    <w:rsid w:val="00576521"/>
    <w:rsid w:val="00580753"/>
    <w:rsid w:val="005843D6"/>
    <w:rsid w:val="0058471D"/>
    <w:rsid w:val="00585F2A"/>
    <w:rsid w:val="005860E9"/>
    <w:rsid w:val="00586979"/>
    <w:rsid w:val="005876BB"/>
    <w:rsid w:val="00587845"/>
    <w:rsid w:val="00591CC9"/>
    <w:rsid w:val="005929A2"/>
    <w:rsid w:val="00596793"/>
    <w:rsid w:val="005971AF"/>
    <w:rsid w:val="00597804"/>
    <w:rsid w:val="00597B64"/>
    <w:rsid w:val="005A07C1"/>
    <w:rsid w:val="005A49A4"/>
    <w:rsid w:val="005A721C"/>
    <w:rsid w:val="005A7CA7"/>
    <w:rsid w:val="005A7D17"/>
    <w:rsid w:val="005B0DF6"/>
    <w:rsid w:val="005B1F1B"/>
    <w:rsid w:val="005B2C23"/>
    <w:rsid w:val="005B442A"/>
    <w:rsid w:val="005B488B"/>
    <w:rsid w:val="005B4C21"/>
    <w:rsid w:val="005B6133"/>
    <w:rsid w:val="005B751F"/>
    <w:rsid w:val="005B7BD1"/>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1BD8"/>
    <w:rsid w:val="005E2AAD"/>
    <w:rsid w:val="005E3F74"/>
    <w:rsid w:val="005E4098"/>
    <w:rsid w:val="005E4A9C"/>
    <w:rsid w:val="005E4E2D"/>
    <w:rsid w:val="005E642E"/>
    <w:rsid w:val="005E6A00"/>
    <w:rsid w:val="005E7612"/>
    <w:rsid w:val="005E7848"/>
    <w:rsid w:val="005F00EB"/>
    <w:rsid w:val="005F0461"/>
    <w:rsid w:val="005F3165"/>
    <w:rsid w:val="005F336D"/>
    <w:rsid w:val="005F36CD"/>
    <w:rsid w:val="005F48EF"/>
    <w:rsid w:val="005F50A7"/>
    <w:rsid w:val="005F5EFC"/>
    <w:rsid w:val="005F713E"/>
    <w:rsid w:val="005F7A84"/>
    <w:rsid w:val="0060015C"/>
    <w:rsid w:val="00600A18"/>
    <w:rsid w:val="00600C08"/>
    <w:rsid w:val="00600CC3"/>
    <w:rsid w:val="006013F4"/>
    <w:rsid w:val="006016D4"/>
    <w:rsid w:val="00601D91"/>
    <w:rsid w:val="00603B8C"/>
    <w:rsid w:val="006057FC"/>
    <w:rsid w:val="00605F79"/>
    <w:rsid w:val="006078DD"/>
    <w:rsid w:val="00607E2B"/>
    <w:rsid w:val="00610686"/>
    <w:rsid w:val="00610D13"/>
    <w:rsid w:val="0061120A"/>
    <w:rsid w:val="00611F36"/>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10C"/>
    <w:rsid w:val="006368E2"/>
    <w:rsid w:val="00636BA1"/>
    <w:rsid w:val="00640484"/>
    <w:rsid w:val="006406D2"/>
    <w:rsid w:val="00641012"/>
    <w:rsid w:val="006422C2"/>
    <w:rsid w:val="00642C64"/>
    <w:rsid w:val="0064356B"/>
    <w:rsid w:val="00643B56"/>
    <w:rsid w:val="00644399"/>
    <w:rsid w:val="00644B90"/>
    <w:rsid w:val="00644F69"/>
    <w:rsid w:val="0064578E"/>
    <w:rsid w:val="00647771"/>
    <w:rsid w:val="0065042A"/>
    <w:rsid w:val="00651864"/>
    <w:rsid w:val="00651E6B"/>
    <w:rsid w:val="006523A1"/>
    <w:rsid w:val="0065296A"/>
    <w:rsid w:val="006530AD"/>
    <w:rsid w:val="00654B0B"/>
    <w:rsid w:val="00655541"/>
    <w:rsid w:val="00656F82"/>
    <w:rsid w:val="006570BA"/>
    <w:rsid w:val="0065726A"/>
    <w:rsid w:val="00660216"/>
    <w:rsid w:val="006605CD"/>
    <w:rsid w:val="00660E1F"/>
    <w:rsid w:val="0066177B"/>
    <w:rsid w:val="00662ACE"/>
    <w:rsid w:val="00663421"/>
    <w:rsid w:val="00664829"/>
    <w:rsid w:val="00664ADE"/>
    <w:rsid w:val="00664DF0"/>
    <w:rsid w:val="00665A7E"/>
    <w:rsid w:val="00666BB8"/>
    <w:rsid w:val="0066791F"/>
    <w:rsid w:val="00667EE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071"/>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7CE"/>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0C5"/>
    <w:rsid w:val="006C135B"/>
    <w:rsid w:val="006C1395"/>
    <w:rsid w:val="006C18BC"/>
    <w:rsid w:val="006C1EF6"/>
    <w:rsid w:val="006C1FC4"/>
    <w:rsid w:val="006C2428"/>
    <w:rsid w:val="006C2588"/>
    <w:rsid w:val="006C2F72"/>
    <w:rsid w:val="006C3ECF"/>
    <w:rsid w:val="006C6384"/>
    <w:rsid w:val="006C6577"/>
    <w:rsid w:val="006C6612"/>
    <w:rsid w:val="006C66C6"/>
    <w:rsid w:val="006C67BE"/>
    <w:rsid w:val="006C727B"/>
    <w:rsid w:val="006C7E6B"/>
    <w:rsid w:val="006D134D"/>
    <w:rsid w:val="006D370F"/>
    <w:rsid w:val="006D5AFB"/>
    <w:rsid w:val="006D68C9"/>
    <w:rsid w:val="006E0752"/>
    <w:rsid w:val="006E1929"/>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2935"/>
    <w:rsid w:val="007143BD"/>
    <w:rsid w:val="00717776"/>
    <w:rsid w:val="00717ECD"/>
    <w:rsid w:val="0072090E"/>
    <w:rsid w:val="00720E37"/>
    <w:rsid w:val="00721F09"/>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5CE"/>
    <w:rsid w:val="007469F5"/>
    <w:rsid w:val="00747F96"/>
    <w:rsid w:val="007503A5"/>
    <w:rsid w:val="007503D9"/>
    <w:rsid w:val="00750930"/>
    <w:rsid w:val="00751BCD"/>
    <w:rsid w:val="00755076"/>
    <w:rsid w:val="007554F6"/>
    <w:rsid w:val="0075574E"/>
    <w:rsid w:val="00756242"/>
    <w:rsid w:val="007569F6"/>
    <w:rsid w:val="00757850"/>
    <w:rsid w:val="0076003D"/>
    <w:rsid w:val="00760436"/>
    <w:rsid w:val="0076043C"/>
    <w:rsid w:val="0076054D"/>
    <w:rsid w:val="007605B8"/>
    <w:rsid w:val="0076112B"/>
    <w:rsid w:val="00761CF3"/>
    <w:rsid w:val="00762541"/>
    <w:rsid w:val="00765283"/>
    <w:rsid w:val="00765659"/>
    <w:rsid w:val="00766F46"/>
    <w:rsid w:val="0076784F"/>
    <w:rsid w:val="007700B7"/>
    <w:rsid w:val="0077063C"/>
    <w:rsid w:val="00770AC9"/>
    <w:rsid w:val="00770FC1"/>
    <w:rsid w:val="007714C0"/>
    <w:rsid w:val="00772996"/>
    <w:rsid w:val="00772CC3"/>
    <w:rsid w:val="00773CA4"/>
    <w:rsid w:val="007762B8"/>
    <w:rsid w:val="0077721F"/>
    <w:rsid w:val="00777490"/>
    <w:rsid w:val="0078331D"/>
    <w:rsid w:val="00783818"/>
    <w:rsid w:val="0078399A"/>
    <w:rsid w:val="007841B8"/>
    <w:rsid w:val="00784BCD"/>
    <w:rsid w:val="007860F7"/>
    <w:rsid w:val="00786834"/>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3E2F"/>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ADA"/>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850"/>
    <w:rsid w:val="00826299"/>
    <w:rsid w:val="00827623"/>
    <w:rsid w:val="00827689"/>
    <w:rsid w:val="00831986"/>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0A77"/>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4AC1"/>
    <w:rsid w:val="008C592D"/>
    <w:rsid w:val="008C5FAC"/>
    <w:rsid w:val="008C5FBB"/>
    <w:rsid w:val="008C626C"/>
    <w:rsid w:val="008C74DA"/>
    <w:rsid w:val="008C7662"/>
    <w:rsid w:val="008C7865"/>
    <w:rsid w:val="008C7FE8"/>
    <w:rsid w:val="008D094E"/>
    <w:rsid w:val="008D0D03"/>
    <w:rsid w:val="008D0FAE"/>
    <w:rsid w:val="008D1021"/>
    <w:rsid w:val="008D1064"/>
    <w:rsid w:val="008D120A"/>
    <w:rsid w:val="008D1CEB"/>
    <w:rsid w:val="008D210E"/>
    <w:rsid w:val="008D21A5"/>
    <w:rsid w:val="008D2AF6"/>
    <w:rsid w:val="008D3454"/>
    <w:rsid w:val="008D5EFC"/>
    <w:rsid w:val="008D65FB"/>
    <w:rsid w:val="008D7684"/>
    <w:rsid w:val="008E20F3"/>
    <w:rsid w:val="008E22F3"/>
    <w:rsid w:val="008E2670"/>
    <w:rsid w:val="008E30B8"/>
    <w:rsid w:val="008E37DA"/>
    <w:rsid w:val="008E3C8F"/>
    <w:rsid w:val="008E5069"/>
    <w:rsid w:val="008E62EA"/>
    <w:rsid w:val="008E64CE"/>
    <w:rsid w:val="008F215F"/>
    <w:rsid w:val="008F225B"/>
    <w:rsid w:val="008F2533"/>
    <w:rsid w:val="008F268E"/>
    <w:rsid w:val="008F2B5F"/>
    <w:rsid w:val="008F46A6"/>
    <w:rsid w:val="008F506D"/>
    <w:rsid w:val="008F58C1"/>
    <w:rsid w:val="008F5E96"/>
    <w:rsid w:val="008F60CE"/>
    <w:rsid w:val="008F70C7"/>
    <w:rsid w:val="0090135B"/>
    <w:rsid w:val="009027C5"/>
    <w:rsid w:val="00904813"/>
    <w:rsid w:val="0090697D"/>
    <w:rsid w:val="00907264"/>
    <w:rsid w:val="0090764D"/>
    <w:rsid w:val="009079D9"/>
    <w:rsid w:val="00910AFC"/>
    <w:rsid w:val="009115E6"/>
    <w:rsid w:val="009119FA"/>
    <w:rsid w:val="00911C70"/>
    <w:rsid w:val="00912CC1"/>
    <w:rsid w:val="00913E20"/>
    <w:rsid w:val="009150EB"/>
    <w:rsid w:val="00915194"/>
    <w:rsid w:val="0091673F"/>
    <w:rsid w:val="009167AF"/>
    <w:rsid w:val="00917502"/>
    <w:rsid w:val="00917BAF"/>
    <w:rsid w:val="00922214"/>
    <w:rsid w:val="00922C1E"/>
    <w:rsid w:val="0092358E"/>
    <w:rsid w:val="00924FF7"/>
    <w:rsid w:val="00925450"/>
    <w:rsid w:val="0092552F"/>
    <w:rsid w:val="009263CA"/>
    <w:rsid w:val="00927C62"/>
    <w:rsid w:val="009309EF"/>
    <w:rsid w:val="00930EBD"/>
    <w:rsid w:val="00933277"/>
    <w:rsid w:val="0093463B"/>
    <w:rsid w:val="00934C21"/>
    <w:rsid w:val="009369EE"/>
    <w:rsid w:val="0093751B"/>
    <w:rsid w:val="00940076"/>
    <w:rsid w:val="009404C9"/>
    <w:rsid w:val="0094074A"/>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92A"/>
    <w:rsid w:val="009729AC"/>
    <w:rsid w:val="0097327E"/>
    <w:rsid w:val="00974215"/>
    <w:rsid w:val="0097422B"/>
    <w:rsid w:val="009748D4"/>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224C"/>
    <w:rsid w:val="00993212"/>
    <w:rsid w:val="00994C28"/>
    <w:rsid w:val="0099650D"/>
    <w:rsid w:val="00997E74"/>
    <w:rsid w:val="009A1211"/>
    <w:rsid w:val="009A12A1"/>
    <w:rsid w:val="009A2F69"/>
    <w:rsid w:val="009A380E"/>
    <w:rsid w:val="009A3C9B"/>
    <w:rsid w:val="009A49C8"/>
    <w:rsid w:val="009A5D1F"/>
    <w:rsid w:val="009A6DC6"/>
    <w:rsid w:val="009A7A4B"/>
    <w:rsid w:val="009B0328"/>
    <w:rsid w:val="009B0969"/>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2CE9"/>
    <w:rsid w:val="009E382C"/>
    <w:rsid w:val="009E3ACC"/>
    <w:rsid w:val="009E5801"/>
    <w:rsid w:val="009E7C92"/>
    <w:rsid w:val="009F045A"/>
    <w:rsid w:val="009F0DB5"/>
    <w:rsid w:val="009F14A0"/>
    <w:rsid w:val="009F1C6C"/>
    <w:rsid w:val="009F2188"/>
    <w:rsid w:val="009F4606"/>
    <w:rsid w:val="009F4EC8"/>
    <w:rsid w:val="009F603F"/>
    <w:rsid w:val="009F7038"/>
    <w:rsid w:val="00A007D8"/>
    <w:rsid w:val="00A014AA"/>
    <w:rsid w:val="00A015F8"/>
    <w:rsid w:val="00A01DBE"/>
    <w:rsid w:val="00A026C9"/>
    <w:rsid w:val="00A02AB9"/>
    <w:rsid w:val="00A02F1F"/>
    <w:rsid w:val="00A04706"/>
    <w:rsid w:val="00A04CD2"/>
    <w:rsid w:val="00A04FE4"/>
    <w:rsid w:val="00A06499"/>
    <w:rsid w:val="00A067C8"/>
    <w:rsid w:val="00A06FA9"/>
    <w:rsid w:val="00A0703B"/>
    <w:rsid w:val="00A07219"/>
    <w:rsid w:val="00A07A39"/>
    <w:rsid w:val="00A103AC"/>
    <w:rsid w:val="00A11639"/>
    <w:rsid w:val="00A116BF"/>
    <w:rsid w:val="00A13680"/>
    <w:rsid w:val="00A15336"/>
    <w:rsid w:val="00A1590F"/>
    <w:rsid w:val="00A16270"/>
    <w:rsid w:val="00A208B1"/>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0738"/>
    <w:rsid w:val="00A41350"/>
    <w:rsid w:val="00A42423"/>
    <w:rsid w:val="00A42FA0"/>
    <w:rsid w:val="00A4495A"/>
    <w:rsid w:val="00A45255"/>
    <w:rsid w:val="00A4562F"/>
    <w:rsid w:val="00A4705D"/>
    <w:rsid w:val="00A5244A"/>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0889"/>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435D"/>
    <w:rsid w:val="00AE5ACF"/>
    <w:rsid w:val="00AE5D17"/>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B46"/>
    <w:rsid w:val="00B21D8F"/>
    <w:rsid w:val="00B21F5E"/>
    <w:rsid w:val="00B234D1"/>
    <w:rsid w:val="00B25567"/>
    <w:rsid w:val="00B25FA0"/>
    <w:rsid w:val="00B265A2"/>
    <w:rsid w:val="00B275D8"/>
    <w:rsid w:val="00B31A39"/>
    <w:rsid w:val="00B32ECD"/>
    <w:rsid w:val="00B3327A"/>
    <w:rsid w:val="00B33C34"/>
    <w:rsid w:val="00B37258"/>
    <w:rsid w:val="00B40EF8"/>
    <w:rsid w:val="00B419F9"/>
    <w:rsid w:val="00B41C1F"/>
    <w:rsid w:val="00B41EEA"/>
    <w:rsid w:val="00B42903"/>
    <w:rsid w:val="00B435DF"/>
    <w:rsid w:val="00B44D6D"/>
    <w:rsid w:val="00B44ECC"/>
    <w:rsid w:val="00B451A4"/>
    <w:rsid w:val="00B45482"/>
    <w:rsid w:val="00B466DC"/>
    <w:rsid w:val="00B46DFF"/>
    <w:rsid w:val="00B473A4"/>
    <w:rsid w:val="00B51052"/>
    <w:rsid w:val="00B52E22"/>
    <w:rsid w:val="00B54AEA"/>
    <w:rsid w:val="00B54E0B"/>
    <w:rsid w:val="00B559E3"/>
    <w:rsid w:val="00B55D3D"/>
    <w:rsid w:val="00B56DCB"/>
    <w:rsid w:val="00B6041D"/>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1CB8"/>
    <w:rsid w:val="00B925B1"/>
    <w:rsid w:val="00B93263"/>
    <w:rsid w:val="00B932CF"/>
    <w:rsid w:val="00B9378B"/>
    <w:rsid w:val="00B96619"/>
    <w:rsid w:val="00B96795"/>
    <w:rsid w:val="00B96D3C"/>
    <w:rsid w:val="00BA048E"/>
    <w:rsid w:val="00BA0D5E"/>
    <w:rsid w:val="00BA514A"/>
    <w:rsid w:val="00BA53AC"/>
    <w:rsid w:val="00BA6B4D"/>
    <w:rsid w:val="00BA6FF2"/>
    <w:rsid w:val="00BA72B8"/>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3806"/>
    <w:rsid w:val="00BE452B"/>
    <w:rsid w:val="00BE4818"/>
    <w:rsid w:val="00BE4AB4"/>
    <w:rsid w:val="00BE5830"/>
    <w:rsid w:val="00BE5D06"/>
    <w:rsid w:val="00BE634F"/>
    <w:rsid w:val="00BE7A35"/>
    <w:rsid w:val="00BF1850"/>
    <w:rsid w:val="00BF18B5"/>
    <w:rsid w:val="00BF1BE0"/>
    <w:rsid w:val="00BF1D59"/>
    <w:rsid w:val="00BF3251"/>
    <w:rsid w:val="00BF4DA8"/>
    <w:rsid w:val="00BF4F2C"/>
    <w:rsid w:val="00BF590B"/>
    <w:rsid w:val="00BF5974"/>
    <w:rsid w:val="00BF7031"/>
    <w:rsid w:val="00C00048"/>
    <w:rsid w:val="00C00AFC"/>
    <w:rsid w:val="00C00B7C"/>
    <w:rsid w:val="00C01555"/>
    <w:rsid w:val="00C02E91"/>
    <w:rsid w:val="00C03301"/>
    <w:rsid w:val="00C03577"/>
    <w:rsid w:val="00C038A5"/>
    <w:rsid w:val="00C03D47"/>
    <w:rsid w:val="00C03E93"/>
    <w:rsid w:val="00C05389"/>
    <w:rsid w:val="00C058FD"/>
    <w:rsid w:val="00C079B5"/>
    <w:rsid w:val="00C07B83"/>
    <w:rsid w:val="00C07CE5"/>
    <w:rsid w:val="00C07D7F"/>
    <w:rsid w:val="00C11C87"/>
    <w:rsid w:val="00C1219E"/>
    <w:rsid w:val="00C12CD5"/>
    <w:rsid w:val="00C12D98"/>
    <w:rsid w:val="00C136CB"/>
    <w:rsid w:val="00C14E7F"/>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032"/>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EC6"/>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31B1"/>
    <w:rsid w:val="00CA4ACE"/>
    <w:rsid w:val="00CA552F"/>
    <w:rsid w:val="00CA5D72"/>
    <w:rsid w:val="00CA6E1B"/>
    <w:rsid w:val="00CA7823"/>
    <w:rsid w:val="00CB059E"/>
    <w:rsid w:val="00CB15C8"/>
    <w:rsid w:val="00CB4E70"/>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0280"/>
    <w:rsid w:val="00CD05B9"/>
    <w:rsid w:val="00CD1250"/>
    <w:rsid w:val="00CD1A30"/>
    <w:rsid w:val="00CD1A3B"/>
    <w:rsid w:val="00CD2452"/>
    <w:rsid w:val="00CD27C4"/>
    <w:rsid w:val="00CD3022"/>
    <w:rsid w:val="00CD325F"/>
    <w:rsid w:val="00CD4329"/>
    <w:rsid w:val="00CD56F2"/>
    <w:rsid w:val="00CD5729"/>
    <w:rsid w:val="00CD5924"/>
    <w:rsid w:val="00CD7270"/>
    <w:rsid w:val="00CE02A1"/>
    <w:rsid w:val="00CE04B4"/>
    <w:rsid w:val="00CE103B"/>
    <w:rsid w:val="00CE1098"/>
    <w:rsid w:val="00CE1711"/>
    <w:rsid w:val="00CE2136"/>
    <w:rsid w:val="00CE2363"/>
    <w:rsid w:val="00CE4552"/>
    <w:rsid w:val="00CE51B4"/>
    <w:rsid w:val="00CE57DE"/>
    <w:rsid w:val="00CE5C7C"/>
    <w:rsid w:val="00CE5F17"/>
    <w:rsid w:val="00CE6C0B"/>
    <w:rsid w:val="00CE7318"/>
    <w:rsid w:val="00CE7511"/>
    <w:rsid w:val="00CF1A6A"/>
    <w:rsid w:val="00CF24B6"/>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3BCA"/>
    <w:rsid w:val="00D04AD9"/>
    <w:rsid w:val="00D06202"/>
    <w:rsid w:val="00D0718E"/>
    <w:rsid w:val="00D1091B"/>
    <w:rsid w:val="00D11853"/>
    <w:rsid w:val="00D1235D"/>
    <w:rsid w:val="00D12FC6"/>
    <w:rsid w:val="00D13B2B"/>
    <w:rsid w:val="00D13C61"/>
    <w:rsid w:val="00D15325"/>
    <w:rsid w:val="00D1721A"/>
    <w:rsid w:val="00D20965"/>
    <w:rsid w:val="00D20A8F"/>
    <w:rsid w:val="00D21ECB"/>
    <w:rsid w:val="00D22723"/>
    <w:rsid w:val="00D246AF"/>
    <w:rsid w:val="00D24DAF"/>
    <w:rsid w:val="00D25378"/>
    <w:rsid w:val="00D31038"/>
    <w:rsid w:val="00D31506"/>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4D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5576"/>
    <w:rsid w:val="00D6627F"/>
    <w:rsid w:val="00D66D74"/>
    <w:rsid w:val="00D67393"/>
    <w:rsid w:val="00D7188E"/>
    <w:rsid w:val="00D72797"/>
    <w:rsid w:val="00D72BB1"/>
    <w:rsid w:val="00D737F8"/>
    <w:rsid w:val="00D740D5"/>
    <w:rsid w:val="00D7498F"/>
    <w:rsid w:val="00D7607C"/>
    <w:rsid w:val="00D76B11"/>
    <w:rsid w:val="00D76C2E"/>
    <w:rsid w:val="00D77630"/>
    <w:rsid w:val="00D80129"/>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5CF9"/>
    <w:rsid w:val="00D96004"/>
    <w:rsid w:val="00D96732"/>
    <w:rsid w:val="00DA35C6"/>
    <w:rsid w:val="00DA37AE"/>
    <w:rsid w:val="00DA4316"/>
    <w:rsid w:val="00DA4F1C"/>
    <w:rsid w:val="00DA5189"/>
    <w:rsid w:val="00DA593E"/>
    <w:rsid w:val="00DA6631"/>
    <w:rsid w:val="00DA79B6"/>
    <w:rsid w:val="00DA7A97"/>
    <w:rsid w:val="00DB0011"/>
    <w:rsid w:val="00DB0316"/>
    <w:rsid w:val="00DB1CDB"/>
    <w:rsid w:val="00DB24E3"/>
    <w:rsid w:val="00DB36E2"/>
    <w:rsid w:val="00DB5397"/>
    <w:rsid w:val="00DB6518"/>
    <w:rsid w:val="00DB7A0D"/>
    <w:rsid w:val="00DC0367"/>
    <w:rsid w:val="00DC1178"/>
    <w:rsid w:val="00DC1272"/>
    <w:rsid w:val="00DC15D9"/>
    <w:rsid w:val="00DC1750"/>
    <w:rsid w:val="00DC2B3C"/>
    <w:rsid w:val="00DC444B"/>
    <w:rsid w:val="00DC5F63"/>
    <w:rsid w:val="00DC7144"/>
    <w:rsid w:val="00DC727E"/>
    <w:rsid w:val="00DC7572"/>
    <w:rsid w:val="00DC7690"/>
    <w:rsid w:val="00DD02CE"/>
    <w:rsid w:val="00DD0514"/>
    <w:rsid w:val="00DD0B7E"/>
    <w:rsid w:val="00DD21F7"/>
    <w:rsid w:val="00DD48B9"/>
    <w:rsid w:val="00DD5183"/>
    <w:rsid w:val="00DD58AA"/>
    <w:rsid w:val="00DD610B"/>
    <w:rsid w:val="00DD625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C4E"/>
    <w:rsid w:val="00E11E1B"/>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4827"/>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18BF"/>
    <w:rsid w:val="00E520DD"/>
    <w:rsid w:val="00E52C74"/>
    <w:rsid w:val="00E53395"/>
    <w:rsid w:val="00E56D10"/>
    <w:rsid w:val="00E570A0"/>
    <w:rsid w:val="00E57435"/>
    <w:rsid w:val="00E57B24"/>
    <w:rsid w:val="00E62918"/>
    <w:rsid w:val="00E63181"/>
    <w:rsid w:val="00E648FA"/>
    <w:rsid w:val="00E64F54"/>
    <w:rsid w:val="00E64FE7"/>
    <w:rsid w:val="00E6566D"/>
    <w:rsid w:val="00E6642F"/>
    <w:rsid w:val="00E664EB"/>
    <w:rsid w:val="00E66D69"/>
    <w:rsid w:val="00E7025C"/>
    <w:rsid w:val="00E70D3A"/>
    <w:rsid w:val="00E722E4"/>
    <w:rsid w:val="00E72750"/>
    <w:rsid w:val="00E72931"/>
    <w:rsid w:val="00E72B51"/>
    <w:rsid w:val="00E731B8"/>
    <w:rsid w:val="00E7580D"/>
    <w:rsid w:val="00E75E16"/>
    <w:rsid w:val="00E76B2F"/>
    <w:rsid w:val="00E76BDC"/>
    <w:rsid w:val="00E76D89"/>
    <w:rsid w:val="00E775D5"/>
    <w:rsid w:val="00E80754"/>
    <w:rsid w:val="00E8209B"/>
    <w:rsid w:val="00E82D21"/>
    <w:rsid w:val="00E8364C"/>
    <w:rsid w:val="00E84F74"/>
    <w:rsid w:val="00E8626D"/>
    <w:rsid w:val="00E90959"/>
    <w:rsid w:val="00E90E79"/>
    <w:rsid w:val="00E92838"/>
    <w:rsid w:val="00E92AEF"/>
    <w:rsid w:val="00E92F0D"/>
    <w:rsid w:val="00E94334"/>
    <w:rsid w:val="00E9474D"/>
    <w:rsid w:val="00E9600B"/>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C17"/>
    <w:rsid w:val="00ED3DD1"/>
    <w:rsid w:val="00ED4254"/>
    <w:rsid w:val="00ED572C"/>
    <w:rsid w:val="00ED58BD"/>
    <w:rsid w:val="00ED5D68"/>
    <w:rsid w:val="00ED6148"/>
    <w:rsid w:val="00ED7127"/>
    <w:rsid w:val="00ED757B"/>
    <w:rsid w:val="00ED777D"/>
    <w:rsid w:val="00EE0D68"/>
    <w:rsid w:val="00EE1A77"/>
    <w:rsid w:val="00EE1D65"/>
    <w:rsid w:val="00EE2502"/>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364"/>
    <w:rsid w:val="00F04DD5"/>
    <w:rsid w:val="00F06E7F"/>
    <w:rsid w:val="00F0716A"/>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35A"/>
    <w:rsid w:val="00F20C6C"/>
    <w:rsid w:val="00F22897"/>
    <w:rsid w:val="00F23700"/>
    <w:rsid w:val="00F23D2C"/>
    <w:rsid w:val="00F24EAC"/>
    <w:rsid w:val="00F257AA"/>
    <w:rsid w:val="00F25C14"/>
    <w:rsid w:val="00F2602B"/>
    <w:rsid w:val="00F265AF"/>
    <w:rsid w:val="00F26CC1"/>
    <w:rsid w:val="00F31377"/>
    <w:rsid w:val="00F32108"/>
    <w:rsid w:val="00F32EC1"/>
    <w:rsid w:val="00F332E0"/>
    <w:rsid w:val="00F33407"/>
    <w:rsid w:val="00F34AF1"/>
    <w:rsid w:val="00F3556D"/>
    <w:rsid w:val="00F365C3"/>
    <w:rsid w:val="00F366B6"/>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607D7"/>
    <w:rsid w:val="00F61806"/>
    <w:rsid w:val="00F62745"/>
    <w:rsid w:val="00F628E6"/>
    <w:rsid w:val="00F62B99"/>
    <w:rsid w:val="00F62D23"/>
    <w:rsid w:val="00F6432E"/>
    <w:rsid w:val="00F65518"/>
    <w:rsid w:val="00F65A72"/>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638"/>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C38"/>
    <w:rsid w:val="00FE052E"/>
    <w:rsid w:val="00FE2AFB"/>
    <w:rsid w:val="00FE2D05"/>
    <w:rsid w:val="00FE58C3"/>
    <w:rsid w:val="00FE6CD7"/>
    <w:rsid w:val="00FE7569"/>
    <w:rsid w:val="00FE7E57"/>
    <w:rsid w:val="00FF0232"/>
    <w:rsid w:val="00FF17AF"/>
    <w:rsid w:val="00FF2C99"/>
    <w:rsid w:val="00FF58F2"/>
    <w:rsid w:val="00FF6951"/>
    <w:rsid w:val="03682F56"/>
    <w:rsid w:val="06795E5B"/>
    <w:rsid w:val="0850A974"/>
    <w:rsid w:val="0B2FB0F3"/>
    <w:rsid w:val="0FBCD0C9"/>
    <w:rsid w:val="10074FFB"/>
    <w:rsid w:val="10E47A47"/>
    <w:rsid w:val="1103BF3E"/>
    <w:rsid w:val="121D98D0"/>
    <w:rsid w:val="139B16D0"/>
    <w:rsid w:val="163DE3B7"/>
    <w:rsid w:val="1A8B8F5E"/>
    <w:rsid w:val="1BCB9E53"/>
    <w:rsid w:val="1DEB6DF7"/>
    <w:rsid w:val="1E798408"/>
    <w:rsid w:val="29802965"/>
    <w:rsid w:val="2ADCC453"/>
    <w:rsid w:val="2BAC4098"/>
    <w:rsid w:val="2C0D5ED9"/>
    <w:rsid w:val="2CB540EF"/>
    <w:rsid w:val="348B614E"/>
    <w:rsid w:val="3A579060"/>
    <w:rsid w:val="3D22929E"/>
    <w:rsid w:val="44C6633E"/>
    <w:rsid w:val="4CFF9D7B"/>
    <w:rsid w:val="50A72145"/>
    <w:rsid w:val="50EA10E8"/>
    <w:rsid w:val="526BB698"/>
    <w:rsid w:val="54EE9D3E"/>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892C2A"/>
  <w15:chartTrackingRefBased/>
  <w15:docId w15:val="{1EF0F408-5CB7-4442-9FDB-1EE00F9D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192117377">
      <w:bodyDiv w:val="1"/>
      <w:marLeft w:val="0"/>
      <w:marRight w:val="0"/>
      <w:marTop w:val="0"/>
      <w:marBottom w:val="0"/>
      <w:divBdr>
        <w:top w:val="none" w:sz="0" w:space="0" w:color="auto"/>
        <w:left w:val="none" w:sz="0" w:space="0" w:color="auto"/>
        <w:bottom w:val="none" w:sz="0" w:space="0" w:color="auto"/>
        <w:right w:val="none" w:sz="0" w:space="0" w:color="auto"/>
      </w:divBdr>
      <w:divsChild>
        <w:div w:id="1041176031">
          <w:marLeft w:val="0"/>
          <w:marRight w:val="0"/>
          <w:marTop w:val="0"/>
          <w:marBottom w:val="0"/>
          <w:divBdr>
            <w:top w:val="none" w:sz="0" w:space="0" w:color="auto"/>
            <w:left w:val="none" w:sz="0" w:space="0" w:color="auto"/>
            <w:bottom w:val="none" w:sz="0" w:space="0" w:color="auto"/>
            <w:right w:val="none" w:sz="0" w:space="0" w:color="auto"/>
          </w:divBdr>
          <w:divsChild>
            <w:div w:id="1574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834614163">
          <w:marLeft w:val="0"/>
          <w:marRight w:val="0"/>
          <w:marTop w:val="0"/>
          <w:marBottom w:val="0"/>
          <w:divBdr>
            <w:top w:val="none" w:sz="0" w:space="0" w:color="auto"/>
            <w:left w:val="none" w:sz="0" w:space="0" w:color="auto"/>
            <w:bottom w:val="none" w:sz="0" w:space="0" w:color="auto"/>
            <w:right w:val="none" w:sz="0" w:space="0" w:color="auto"/>
          </w:divBdr>
        </w:div>
        <w:div w:id="1599751184">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200168200">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031028058">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00613989">
              <w:marLeft w:val="0"/>
              <w:marRight w:val="0"/>
              <w:marTop w:val="0"/>
              <w:marBottom w:val="0"/>
              <w:divBdr>
                <w:top w:val="none" w:sz="0" w:space="0" w:color="auto"/>
                <w:left w:val="none" w:sz="0" w:space="0" w:color="auto"/>
                <w:bottom w:val="none" w:sz="0" w:space="0" w:color="auto"/>
                <w:right w:val="none" w:sz="0" w:space="0" w:color="auto"/>
              </w:divBdr>
            </w:div>
            <w:div w:id="189418268">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968243402">
      <w:bodyDiv w:val="1"/>
      <w:marLeft w:val="0"/>
      <w:marRight w:val="0"/>
      <w:marTop w:val="0"/>
      <w:marBottom w:val="0"/>
      <w:divBdr>
        <w:top w:val="none" w:sz="0" w:space="0" w:color="auto"/>
        <w:left w:val="none" w:sz="0" w:space="0" w:color="auto"/>
        <w:bottom w:val="none" w:sz="0" w:space="0" w:color="auto"/>
        <w:right w:val="none" w:sz="0" w:space="0" w:color="auto"/>
      </w:divBdr>
      <w:divsChild>
        <w:div w:id="1570572123">
          <w:marLeft w:val="0"/>
          <w:marRight w:val="0"/>
          <w:marTop w:val="0"/>
          <w:marBottom w:val="0"/>
          <w:divBdr>
            <w:top w:val="none" w:sz="0" w:space="0" w:color="auto"/>
            <w:left w:val="none" w:sz="0" w:space="0" w:color="auto"/>
            <w:bottom w:val="none" w:sz="0" w:space="0" w:color="auto"/>
            <w:right w:val="none" w:sz="0" w:space="0" w:color="auto"/>
          </w:divBdr>
          <w:divsChild>
            <w:div w:id="458380330">
              <w:marLeft w:val="0"/>
              <w:marRight w:val="0"/>
              <w:marTop w:val="0"/>
              <w:marBottom w:val="0"/>
              <w:divBdr>
                <w:top w:val="none" w:sz="0" w:space="0" w:color="auto"/>
                <w:left w:val="none" w:sz="0" w:space="0" w:color="auto"/>
                <w:bottom w:val="none" w:sz="0" w:space="0" w:color="auto"/>
                <w:right w:val="none" w:sz="0" w:space="0" w:color="auto"/>
              </w:divBdr>
            </w:div>
            <w:div w:id="745493676">
              <w:marLeft w:val="0"/>
              <w:marRight w:val="0"/>
              <w:marTop w:val="0"/>
              <w:marBottom w:val="0"/>
              <w:divBdr>
                <w:top w:val="none" w:sz="0" w:space="0" w:color="auto"/>
                <w:left w:val="none" w:sz="0" w:space="0" w:color="auto"/>
                <w:bottom w:val="none" w:sz="0" w:space="0" w:color="auto"/>
                <w:right w:val="none" w:sz="0" w:space="0" w:color="auto"/>
              </w:divBdr>
            </w:div>
            <w:div w:id="1098522932">
              <w:marLeft w:val="0"/>
              <w:marRight w:val="0"/>
              <w:marTop w:val="0"/>
              <w:marBottom w:val="0"/>
              <w:divBdr>
                <w:top w:val="none" w:sz="0" w:space="0" w:color="auto"/>
                <w:left w:val="none" w:sz="0" w:space="0" w:color="auto"/>
                <w:bottom w:val="none" w:sz="0" w:space="0" w:color="auto"/>
                <w:right w:val="none" w:sz="0" w:space="0" w:color="auto"/>
              </w:divBdr>
            </w:div>
            <w:div w:id="1194223168">
              <w:marLeft w:val="0"/>
              <w:marRight w:val="0"/>
              <w:marTop w:val="0"/>
              <w:marBottom w:val="0"/>
              <w:divBdr>
                <w:top w:val="none" w:sz="0" w:space="0" w:color="auto"/>
                <w:left w:val="none" w:sz="0" w:space="0" w:color="auto"/>
                <w:bottom w:val="none" w:sz="0" w:space="0" w:color="auto"/>
                <w:right w:val="none" w:sz="0" w:space="0" w:color="auto"/>
              </w:divBdr>
            </w:div>
            <w:div w:id="1795825074">
              <w:marLeft w:val="0"/>
              <w:marRight w:val="0"/>
              <w:marTop w:val="0"/>
              <w:marBottom w:val="0"/>
              <w:divBdr>
                <w:top w:val="none" w:sz="0" w:space="0" w:color="auto"/>
                <w:left w:val="none" w:sz="0" w:space="0" w:color="auto"/>
                <w:bottom w:val="none" w:sz="0" w:space="0" w:color="auto"/>
                <w:right w:val="none" w:sz="0" w:space="0" w:color="auto"/>
              </w:divBdr>
            </w:div>
            <w:div w:id="1838425128">
              <w:marLeft w:val="0"/>
              <w:marRight w:val="0"/>
              <w:marTop w:val="0"/>
              <w:marBottom w:val="0"/>
              <w:divBdr>
                <w:top w:val="none" w:sz="0" w:space="0" w:color="auto"/>
                <w:left w:val="none" w:sz="0" w:space="0" w:color="auto"/>
                <w:bottom w:val="none" w:sz="0" w:space="0" w:color="auto"/>
                <w:right w:val="none" w:sz="0" w:space="0" w:color="auto"/>
              </w:divBdr>
            </w:div>
            <w:div w:id="1914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654">
      <w:bodyDiv w:val="1"/>
      <w:marLeft w:val="0"/>
      <w:marRight w:val="0"/>
      <w:marTop w:val="0"/>
      <w:marBottom w:val="0"/>
      <w:divBdr>
        <w:top w:val="none" w:sz="0" w:space="0" w:color="auto"/>
        <w:left w:val="none" w:sz="0" w:space="0" w:color="auto"/>
        <w:bottom w:val="none" w:sz="0" w:space="0" w:color="auto"/>
        <w:right w:val="none" w:sz="0" w:space="0" w:color="auto"/>
      </w:divBdr>
      <w:divsChild>
        <w:div w:id="1151483309">
          <w:marLeft w:val="0"/>
          <w:marRight w:val="0"/>
          <w:marTop w:val="0"/>
          <w:marBottom w:val="0"/>
          <w:divBdr>
            <w:top w:val="none" w:sz="0" w:space="0" w:color="auto"/>
            <w:left w:val="none" w:sz="0" w:space="0" w:color="auto"/>
            <w:bottom w:val="none" w:sz="0" w:space="0" w:color="auto"/>
            <w:right w:val="none" w:sz="0" w:space="0" w:color="auto"/>
          </w:divBdr>
          <w:divsChild>
            <w:div w:id="19100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33589742">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1">
          <w:marLeft w:val="0"/>
          <w:marRight w:val="0"/>
          <w:marTop w:val="0"/>
          <w:marBottom w:val="0"/>
          <w:divBdr>
            <w:top w:val="none" w:sz="0" w:space="0" w:color="auto"/>
            <w:left w:val="none" w:sz="0" w:space="0" w:color="auto"/>
            <w:bottom w:val="none" w:sz="0" w:space="0" w:color="auto"/>
            <w:right w:val="none" w:sz="0" w:space="0" w:color="auto"/>
          </w:divBdr>
          <w:divsChild>
            <w:div w:id="2124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1614480503">
          <w:marLeft w:val="0"/>
          <w:marRight w:val="0"/>
          <w:marTop w:val="0"/>
          <w:marBottom w:val="0"/>
          <w:divBdr>
            <w:top w:val="none" w:sz="0" w:space="0" w:color="auto"/>
            <w:left w:val="none" w:sz="0" w:space="0" w:color="auto"/>
            <w:bottom w:val="none" w:sz="0" w:space="0" w:color="auto"/>
            <w:right w:val="none" w:sz="0" w:space="0" w:color="auto"/>
          </w:divBdr>
        </w:div>
        <w:div w:id="2091735736">
          <w:marLeft w:val="0"/>
          <w:marRight w:val="0"/>
          <w:marTop w:val="0"/>
          <w:marBottom w:val="0"/>
          <w:divBdr>
            <w:top w:val="none" w:sz="0" w:space="0" w:color="auto"/>
            <w:left w:val="none" w:sz="0" w:space="0" w:color="auto"/>
            <w:bottom w:val="none" w:sz="0" w:space="0" w:color="auto"/>
            <w:right w:val="none" w:sz="0" w:space="0" w:color="auto"/>
          </w:divBdr>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2519643">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487483855">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047">
      <w:bodyDiv w:val="1"/>
      <w:marLeft w:val="0"/>
      <w:marRight w:val="0"/>
      <w:marTop w:val="0"/>
      <w:marBottom w:val="0"/>
      <w:divBdr>
        <w:top w:val="none" w:sz="0" w:space="0" w:color="auto"/>
        <w:left w:val="none" w:sz="0" w:space="0" w:color="auto"/>
        <w:bottom w:val="none" w:sz="0" w:space="0" w:color="auto"/>
        <w:right w:val="none" w:sz="0" w:space="0" w:color="auto"/>
      </w:divBdr>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cockroachcloud/quickstart.html" TargetMode="External"/><Relationship Id="rId7" Type="http://schemas.openxmlformats.org/officeDocument/2006/relationships/hyperlink" Target="https://www.cockroachlabs.com/docs/v21.1/orchestrate-a-local-cluster-with-kubernetes.html?filters=helm" TargetMode="External"/><Relationship Id="rId2" Type="http://schemas.openxmlformats.org/officeDocument/2006/relationships/hyperlink" Target="https://www.cockroachlabs.com/docs/latest/install-cockroachdb-mac.html" TargetMode="External"/><Relationship Id="rId1" Type="http://schemas.openxmlformats.org/officeDocument/2006/relationships/hyperlink" Target="https://www.cockroachlabs.com/docs/v20.2/install-cockroachdb-mac.html" TargetMode="External"/><Relationship Id="rId6" Type="http://schemas.openxmlformats.org/officeDocument/2006/relationships/hyperlink" Target="https://www.cockroachlabs.com/docs/v21.1/orchestrate-a-local-cluster-with-kubernetes.html?filters=helm" TargetMode="External"/><Relationship Id="rId5" Type="http://schemas.openxmlformats.org/officeDocument/2006/relationships/hyperlink" Target="https://www.cockroachlabs.com/docs/v21.1/orchestrate-a-local-cluster-with-kubernetes.html" TargetMode="External"/><Relationship Id="rId4" Type="http://schemas.openxmlformats.org/officeDocument/2006/relationships/hyperlink" Target="https://github.com/cockroachdb/cockroach/blob/master/cloud/kubernetes/client-secure.ya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openxmlformats.org/officeDocument/2006/relationships/hyperlink" Target="https://raw.githubusercontent.com/Homebrew/install/HEAD/install.sh" TargetMode="External"/><Relationship Id="rId18" Type="http://schemas.openxmlformats.org/officeDocument/2006/relationships/hyperlink" Target="https://github.com/golang/go/raw/master/lib/time/zoneinfo.zip%20-OutFile%20zoneinfo.zip" TargetMode="External"/><Relationship Id="rId26" Type="http://schemas.openxmlformats.org/officeDocument/2006/relationships/hyperlink" Target="https://dbeaver.io"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ockroachlabs.com/docs/releases/?filters=windows" TargetMode="External"/><Relationship Id="rId25" Type="http://schemas.openxmlformats.org/officeDocument/2006/relationships/hyperlink" Target="https://github.com/kubernetes/minikube" TargetMode="External"/><Relationship Id="rId2" Type="http://schemas.openxmlformats.org/officeDocument/2006/relationships/numbering" Target="numbering.xml"/><Relationship Id="rId16" Type="http://schemas.openxmlformats.org/officeDocument/2006/relationships/hyperlink" Target="mailto:root@127.0.0.1:44913/movr" TargetMode="External"/><Relationship Id="rId20" Type="http://schemas.openxmlformats.org/officeDocument/2006/relationships/image" Target="media/image1.png"/><Relationship Id="rId29" Type="http://schemas.openxmlformats.org/officeDocument/2006/relationships/hyperlink" Target="https://jdbc.postgresql.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github.com/cockroachdb/cockroach-operato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ckroachlabs.com/docs/releases/" TargetMode="External"/><Relationship Id="rId23" Type="http://schemas.openxmlformats.org/officeDocument/2006/relationships/hyperlink" Target="https://github.com/cockroachdb/cockroach-operator" TargetMode="External"/><Relationship Id="rId28"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hyperlink" Target="https://www.cockroachlabs.com/get-started-cockroachdb/"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cockroachlabs.com/docs/releases/?filters=mac" TargetMode="Externa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7828</Words>
  <Characters>44624</Characters>
  <Application>Microsoft Office Word</Application>
  <DocSecurity>0</DocSecurity>
  <Lines>371</Lines>
  <Paragraphs>104</Paragraphs>
  <ScaleCrop>false</ScaleCrop>
  <Company/>
  <LinksUpToDate>false</LinksUpToDate>
  <CharactersWithSpaces>52348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460</cp:revision>
  <dcterms:created xsi:type="dcterms:W3CDTF">2021-04-13T02:30:00Z</dcterms:created>
  <dcterms:modified xsi:type="dcterms:W3CDTF">2021-05-09T23:45:00Z</dcterms:modified>
</cp:coreProperties>
</file>