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693A6" w14:textId="069A1873" w:rsidR="002C77ED" w:rsidRDefault="0047373C" w:rsidP="0047373C">
      <w:r w:rsidRPr="0047373C">
        <w:t>[[</w:t>
      </w:r>
      <w:r>
        <w:t>Ch03 – Getting Started</w:t>
      </w:r>
      <w:r w:rsidRPr="0047373C">
        <w:t>]]</w:t>
      </w:r>
    </w:p>
    <w:p w14:paraId="03951DD2" w14:textId="60A8AD9F" w:rsidR="00685A3F" w:rsidRDefault="00D362FC" w:rsidP="00707853">
      <w:pPr>
        <w:pStyle w:val="Heading1"/>
      </w:pPr>
      <w:r>
        <w:t>Getting Starte</w:t>
      </w:r>
      <w:r w:rsidR="006734C5">
        <w:t>d</w:t>
      </w:r>
    </w:p>
    <w:p w14:paraId="53B8259B" w14:textId="30A76669" w:rsidR="00B56DCB" w:rsidRPr="00B56DCB" w:rsidRDefault="1103BF3E" w:rsidP="00B56DCB">
      <w:r>
        <w:t xml:space="preserve">CockroachDB has a sophisticated and modern architecture and is designed for global scale.  However, that complexity and scalability don't imply a steep learning curve or barrier to entry.  In this chapter we'll help you get started with a CockroachDB installation and introduce you to the basics of working with a CockroachDB system.  </w:t>
      </w:r>
    </w:p>
    <w:p w14:paraId="42B08083" w14:textId="4E68ABA9" w:rsidR="00C03301" w:rsidRDefault="00C03301" w:rsidP="00AD2B45">
      <w:pPr>
        <w:pStyle w:val="Heading2"/>
      </w:pPr>
      <w:r>
        <w:t>Installation</w:t>
      </w:r>
    </w:p>
    <w:p w14:paraId="62D97362" w14:textId="31AE9AC4" w:rsidR="00D518C6" w:rsidRPr="00D518C6" w:rsidRDefault="000F403D" w:rsidP="00D518C6">
      <w:r>
        <w:t>CockroachDB can be installed on virtually any flavor of desktop operating system within a few minutes.  Alternatively</w:t>
      </w:r>
      <w:r w:rsidR="00656F82">
        <w:t xml:space="preserve">, you can </w:t>
      </w:r>
      <w:r w:rsidR="001C168D">
        <w:t>create</w:t>
      </w:r>
      <w:r w:rsidR="00656F82">
        <w:t xml:space="preserve"> a free </w:t>
      </w:r>
      <w:r w:rsidR="00ED3C17">
        <w:t>CockroachCloud database</w:t>
      </w:r>
      <w:r w:rsidR="001C168D">
        <w:t xml:space="preserve"> or run CockroachDB within a Docker container or Kubernetes cluster. </w:t>
      </w:r>
    </w:p>
    <w:p w14:paraId="4192C4B4" w14:textId="208E3E73" w:rsidR="00151B77" w:rsidRDefault="00D31038" w:rsidP="00C03301">
      <w:pPr>
        <w:pStyle w:val="Heading3"/>
      </w:pPr>
      <w:r>
        <w:t xml:space="preserve">Installing </w:t>
      </w:r>
      <w:r w:rsidR="001C168D">
        <w:t>CockroachDB software</w:t>
      </w:r>
    </w:p>
    <w:p w14:paraId="389F167C" w14:textId="57A52B2B" w:rsidR="001C168D" w:rsidRDefault="00860DDD" w:rsidP="001C168D">
      <w:r>
        <w:t>In most scenarios, you</w:t>
      </w:r>
      <w:r w:rsidR="003C3355">
        <w:t>'</w:t>
      </w:r>
      <w:r>
        <w:t>ll want to have the CockroachDB software installed on your desktop computer</w:t>
      </w:r>
      <w:r w:rsidR="009574FA">
        <w:t>, so let</w:t>
      </w:r>
      <w:r w:rsidR="00E57B24">
        <w:t>'</w:t>
      </w:r>
      <w:r w:rsidR="009574FA">
        <w:t xml:space="preserve">s start with that. </w:t>
      </w:r>
      <w:r w:rsidR="003C3355">
        <w:t>You'</w:t>
      </w:r>
      <w:r w:rsidR="00DC7572">
        <w:t xml:space="preserve">ll find a full list of CockroachDB binaries at </w:t>
      </w:r>
      <w:hyperlink r:id="rId8" w:history="1">
        <w:r w:rsidR="00DC7572" w:rsidRPr="0088616D">
          <w:rPr>
            <w:rStyle w:val="Hyperlink"/>
          </w:rPr>
          <w:t>https://www.cockroachlabs.com/docs/releases/</w:t>
        </w:r>
      </w:hyperlink>
      <w:r w:rsidR="00DC7572">
        <w:t>.  From there</w:t>
      </w:r>
      <w:r w:rsidR="00E57B24">
        <w:t>,</w:t>
      </w:r>
      <w:r w:rsidR="00DC7572">
        <w:t xml:space="preserve"> you can pick your operating system and download the most recent </w:t>
      </w:r>
      <w:r w:rsidR="00CF6696">
        <w:t xml:space="preserve">version or pick a previous version. </w:t>
      </w:r>
    </w:p>
    <w:p w14:paraId="7675F8C5" w14:textId="3E4119A5" w:rsidR="00D80129" w:rsidRDefault="00D80129" w:rsidP="001C168D"/>
    <w:p w14:paraId="6281929A" w14:textId="59967324" w:rsidR="00D80129" w:rsidRDefault="00D80129" w:rsidP="001C168D">
      <w:r>
        <w:t xml:space="preserve">The instructions below worked as of the time of writing, but installation can change with each release, so make sure you consult the CockroachDB website for the most up to date instructions.  In particular, in </w:t>
      </w:r>
      <w:commentRangeStart w:id="0"/>
      <w:commentRangeEnd w:id="0"/>
      <w:r>
        <w:rPr>
          <w:rStyle w:val="CommentReference"/>
        </w:rPr>
        <w:commentReference w:id="0"/>
      </w:r>
    </w:p>
    <w:p w14:paraId="307E7499" w14:textId="3DFE981A" w:rsidR="00AB0154" w:rsidRDefault="00CD5924" w:rsidP="00CD5924">
      <w:pPr>
        <w:pStyle w:val="Heading4"/>
      </w:pPr>
      <w:r>
        <w:t>Installation on MacOS</w:t>
      </w:r>
    </w:p>
    <w:p w14:paraId="635D2035" w14:textId="631E75CF" w:rsidR="00CD5924" w:rsidRDefault="00CD5924" w:rsidP="001C168D"/>
    <w:p w14:paraId="229A73AC" w14:textId="7A1FFAC8" w:rsidR="00E32D38" w:rsidRDefault="1103BF3E" w:rsidP="001C168D">
      <w:r>
        <w:t xml:space="preserve">If you have the +brew+ package manager installed, then that is probably the easiest way to get started installing CRDB on Mac.  In fact, even if you don't have +brew+ installed, it’s probably easier to install it and then install +CRDB+ than to install CRDB manually.  </w:t>
      </w:r>
    </w:p>
    <w:p w14:paraId="3857EF15" w14:textId="5AA3396F" w:rsidR="00432FB6" w:rsidRDefault="00432FB6" w:rsidP="001C168D">
      <w:r>
        <w:t>To install +brew+, issue the following command from a terminal window:</w:t>
      </w:r>
    </w:p>
    <w:p w14:paraId="42DF4BB0" w14:textId="77777777" w:rsidR="00D44DBD" w:rsidRDefault="00D44DBD" w:rsidP="001C168D"/>
    <w:p w14:paraId="25EBAF7E" w14:textId="3D745D7D" w:rsidR="00861D4A" w:rsidRDefault="00861D4A" w:rsidP="00432FB6">
      <w:pPr>
        <w:pStyle w:val="code"/>
      </w:pPr>
      <w:r>
        <w:t>[source,bash]</w:t>
      </w:r>
    </w:p>
    <w:p w14:paraId="3433473F" w14:textId="5E4DBAAA" w:rsidR="00861D4A" w:rsidRDefault="00861D4A" w:rsidP="00432FB6">
      <w:pPr>
        <w:pStyle w:val="code"/>
      </w:pPr>
      <w:r>
        <w:t>----</w:t>
      </w:r>
    </w:p>
    <w:p w14:paraId="35E8B723" w14:textId="66FEF9FA" w:rsidR="00432FB6" w:rsidRDefault="00432FB6" w:rsidP="00432FB6">
      <w:pPr>
        <w:pStyle w:val="code"/>
      </w:pPr>
      <w:r w:rsidRPr="00432FB6">
        <w:t xml:space="preserve">/bin/bash -c "$(curl -fsSL </w:t>
      </w:r>
      <w:hyperlink r:id="rId13" w:history="1">
        <w:r w:rsidRPr="000027F4">
          <w:rPr>
            <w:rStyle w:val="Hyperlink"/>
          </w:rPr>
          <w:t>https://raw.githubusercontent.com/Homebrew/install/HEAD/install.sh</w:t>
        </w:r>
      </w:hyperlink>
      <w:r w:rsidRPr="00432FB6">
        <w:t>)"</w:t>
      </w:r>
    </w:p>
    <w:p w14:paraId="5EC8CD13" w14:textId="3B97F634" w:rsidR="00861D4A" w:rsidRDefault="00861D4A" w:rsidP="00432FB6">
      <w:pPr>
        <w:pStyle w:val="code"/>
      </w:pPr>
      <w:r>
        <w:t>----</w:t>
      </w:r>
    </w:p>
    <w:p w14:paraId="3A97F9AB" w14:textId="7351EA63" w:rsidR="00F32EC1" w:rsidRDefault="00F32EC1" w:rsidP="00432FB6">
      <w:pPr>
        <w:pStyle w:val="code"/>
      </w:pPr>
    </w:p>
    <w:p w14:paraId="2899CCEE" w14:textId="15FD64C2" w:rsidR="00F32EC1" w:rsidRDefault="00F32EC1" w:rsidP="00F32EC1">
      <w:r>
        <w:t>Once brew is installed, you can install CRDB with the following command:</w:t>
      </w:r>
    </w:p>
    <w:p w14:paraId="350F365A" w14:textId="77777777" w:rsidR="00D44DBD" w:rsidRDefault="00D44DBD" w:rsidP="00F32EC1"/>
    <w:p w14:paraId="01F76AA9" w14:textId="77777777" w:rsidR="00861D4A" w:rsidRDefault="00861D4A" w:rsidP="00861D4A">
      <w:pPr>
        <w:pStyle w:val="code"/>
      </w:pPr>
      <w:r>
        <w:t>[source,bash]</w:t>
      </w:r>
    </w:p>
    <w:p w14:paraId="0BC389B3" w14:textId="77777777" w:rsidR="00861D4A" w:rsidRDefault="00861D4A" w:rsidP="00861D4A">
      <w:pPr>
        <w:pStyle w:val="code"/>
      </w:pPr>
      <w:r>
        <w:t>----</w:t>
      </w:r>
    </w:p>
    <w:p w14:paraId="17EB0425" w14:textId="2E0ACE0B" w:rsidR="00391422" w:rsidRDefault="00391422" w:rsidP="00432FB6">
      <w:pPr>
        <w:pStyle w:val="code"/>
      </w:pPr>
    </w:p>
    <w:p w14:paraId="50BCA675" w14:textId="77777777" w:rsidR="00391422" w:rsidRDefault="00391422" w:rsidP="00B82EDB">
      <w:pPr>
        <w:pStyle w:val="code"/>
        <w:rPr>
          <w:lang w:val="en-GB"/>
        </w:rPr>
      </w:pPr>
      <w:r>
        <w:rPr>
          <w:lang w:val="en-GB"/>
        </w:rPr>
        <w:t>guyharrison@macos ~ % brew install cockroachdb/tap/cockroach</w:t>
      </w:r>
    </w:p>
    <w:p w14:paraId="704AA76D" w14:textId="77777777" w:rsidR="00391422" w:rsidRDefault="00391422" w:rsidP="00B82EDB">
      <w:pPr>
        <w:pStyle w:val="code"/>
        <w:rPr>
          <w:lang w:val="en-GB"/>
        </w:rPr>
      </w:pPr>
      <w:r>
        <w:rPr>
          <w:color w:val="400BD9"/>
          <w:lang w:val="en-GB"/>
        </w:rPr>
        <w:t>==&gt;</w:t>
      </w:r>
      <w:r>
        <w:rPr>
          <w:lang w:val="en-GB"/>
        </w:rPr>
        <w:t xml:space="preserve"> </w:t>
      </w:r>
      <w:r>
        <w:rPr>
          <w:b/>
          <w:bCs/>
          <w:lang w:val="en-GB"/>
        </w:rPr>
        <w:t>Tapping cockroachdb/tap</w:t>
      </w:r>
    </w:p>
    <w:p w14:paraId="7B05E107" w14:textId="77777777" w:rsidR="00391422" w:rsidRDefault="00391422" w:rsidP="00B82EDB">
      <w:pPr>
        <w:pStyle w:val="code"/>
        <w:rPr>
          <w:lang w:val="en-GB"/>
        </w:rPr>
      </w:pPr>
      <w:r>
        <w:rPr>
          <w:lang w:val="en-GB"/>
        </w:rPr>
        <w:t>Cloning into '/usr/local/Homebrew/Library/Taps/cockroachdb/homebrew-tap'...</w:t>
      </w:r>
    </w:p>
    <w:p w14:paraId="78B21CE2" w14:textId="16D5815E" w:rsidR="00391422" w:rsidRDefault="00B061D6" w:rsidP="00B82EDB">
      <w:pPr>
        <w:pStyle w:val="code"/>
        <w:rPr>
          <w:lang w:val="en-GB"/>
        </w:rPr>
      </w:pPr>
      <w:r>
        <w:rPr>
          <w:lang w:val="en-GB"/>
        </w:rPr>
        <w:t xml:space="preserve"> </w:t>
      </w:r>
      <w:r w:rsidR="00F32EC1">
        <w:rPr>
          <w:lang w:val="en-GB"/>
        </w:rPr>
        <w:t>…</w:t>
      </w:r>
    </w:p>
    <w:p w14:paraId="640B1025" w14:textId="77777777" w:rsidR="00391422" w:rsidRDefault="00391422" w:rsidP="00B82EDB">
      <w:pPr>
        <w:pStyle w:val="code"/>
        <w:rPr>
          <w:lang w:val="en-GB"/>
        </w:rPr>
      </w:pPr>
      <w:r>
        <w:rPr>
          <w:color w:val="400BD9"/>
          <w:lang w:val="en-GB"/>
        </w:rPr>
        <w:t>==&gt;</w:t>
      </w:r>
      <w:r>
        <w:rPr>
          <w:lang w:val="en-GB"/>
        </w:rPr>
        <w:t xml:space="preserve"> </w:t>
      </w:r>
      <w:r>
        <w:rPr>
          <w:b/>
          <w:bCs/>
          <w:lang w:val="en-GB"/>
        </w:rPr>
        <w:t>Installing cockroach from cockroachdb/tap</w:t>
      </w:r>
    </w:p>
    <w:p w14:paraId="3E486602" w14:textId="69B395FC" w:rsidR="00391422" w:rsidRDefault="00B061D6" w:rsidP="00B82EDB">
      <w:pPr>
        <w:pStyle w:val="code"/>
        <w:rPr>
          <w:lang w:val="en-GB"/>
        </w:rPr>
      </w:pPr>
      <w:r>
        <w:rPr>
          <w:color w:val="400BD9"/>
          <w:lang w:val="en-GB"/>
        </w:rPr>
        <w:t>….</w:t>
      </w:r>
    </w:p>
    <w:p w14:paraId="7A7E359D" w14:textId="77777777" w:rsidR="00391422" w:rsidRDefault="00391422" w:rsidP="00B82EDB">
      <w:pPr>
        <w:pStyle w:val="code"/>
        <w:rPr>
          <w:lang w:val="en-GB"/>
        </w:rPr>
      </w:pPr>
      <w:r>
        <w:rPr>
          <w:lang w:val="en-GB"/>
        </w:rPr>
        <w:t>To have launchd start cockroachdb/tap/cockroach now and restart at login:</w:t>
      </w:r>
    </w:p>
    <w:p w14:paraId="56DBAE89" w14:textId="77777777" w:rsidR="00391422" w:rsidRDefault="00391422" w:rsidP="00B82EDB">
      <w:pPr>
        <w:pStyle w:val="code"/>
        <w:rPr>
          <w:lang w:val="en-GB"/>
        </w:rPr>
      </w:pPr>
      <w:r>
        <w:rPr>
          <w:lang w:val="en-GB"/>
        </w:rPr>
        <w:t xml:space="preserve">  brew services start cockroachdb/tap/cockroach</w:t>
      </w:r>
    </w:p>
    <w:p w14:paraId="44C3AA31" w14:textId="77777777" w:rsidR="00391422" w:rsidRDefault="00391422" w:rsidP="00B82EDB">
      <w:pPr>
        <w:pStyle w:val="code"/>
        <w:rPr>
          <w:lang w:val="en-GB"/>
        </w:rPr>
      </w:pPr>
      <w:r>
        <w:rPr>
          <w:lang w:val="en-GB"/>
        </w:rPr>
        <w:t>Or, if you don't want/need a background service you can just run:</w:t>
      </w:r>
    </w:p>
    <w:p w14:paraId="2164ED46" w14:textId="77777777" w:rsidR="00391422" w:rsidRDefault="00391422" w:rsidP="00B82EDB">
      <w:pPr>
        <w:pStyle w:val="code"/>
        <w:rPr>
          <w:lang w:val="en-GB"/>
        </w:rPr>
      </w:pPr>
      <w:r>
        <w:rPr>
          <w:lang w:val="en-GB"/>
        </w:rPr>
        <w:t xml:space="preserve">  cockroach start-single-node --insecure</w:t>
      </w:r>
    </w:p>
    <w:p w14:paraId="37EF573E" w14:textId="77777777" w:rsidR="00391422" w:rsidRDefault="00391422" w:rsidP="00B82EDB">
      <w:pPr>
        <w:pStyle w:val="code"/>
        <w:rPr>
          <w:lang w:val="en-GB"/>
        </w:rPr>
      </w:pPr>
      <w:r>
        <w:rPr>
          <w:color w:val="400BD9"/>
          <w:lang w:val="en-GB"/>
        </w:rPr>
        <w:t>==&gt;</w:t>
      </w:r>
      <w:r>
        <w:rPr>
          <w:lang w:val="en-GB"/>
        </w:rPr>
        <w:t xml:space="preserve"> </w:t>
      </w:r>
      <w:r>
        <w:rPr>
          <w:b/>
          <w:bCs/>
          <w:lang w:val="en-GB"/>
        </w:rPr>
        <w:t>Summary</w:t>
      </w:r>
    </w:p>
    <w:p w14:paraId="73F2C3EE" w14:textId="67864343" w:rsidR="00391422" w:rsidRDefault="00391422" w:rsidP="00B82EDB">
      <w:pPr>
        <w:pStyle w:val="code"/>
        <w:rPr>
          <w:lang w:val="en-GB"/>
        </w:rPr>
      </w:pPr>
      <w:r>
        <w:rPr>
          <w:rFonts w:ascii="Apple Color Emoji" w:hAnsi="Apple Color Emoji" w:cs="Apple Color Emoji"/>
          <w:lang w:val="en-GB"/>
        </w:rPr>
        <w:t>🍺</w:t>
      </w:r>
      <w:r>
        <w:rPr>
          <w:lang w:val="en-GB"/>
        </w:rPr>
        <w:t xml:space="preserve">  /usr/local/Cellar/cockroach/20.2.7: 134 files, 184.8MB, built in 8 seconds</w:t>
      </w:r>
    </w:p>
    <w:p w14:paraId="3F73AE79" w14:textId="77777777" w:rsidR="00861D4A" w:rsidRDefault="00861D4A" w:rsidP="00861D4A">
      <w:pPr>
        <w:pStyle w:val="code"/>
      </w:pPr>
      <w:r>
        <w:t>[source,bash]</w:t>
      </w:r>
    </w:p>
    <w:p w14:paraId="53F9220F" w14:textId="77777777" w:rsidR="00861D4A" w:rsidRDefault="00861D4A" w:rsidP="00861D4A">
      <w:pPr>
        <w:pStyle w:val="code"/>
      </w:pPr>
      <w:r>
        <w:t>----</w:t>
      </w:r>
    </w:p>
    <w:p w14:paraId="24CF4AC2" w14:textId="77777777" w:rsidR="00861D4A" w:rsidRDefault="00861D4A" w:rsidP="00B82EDB">
      <w:pPr>
        <w:pStyle w:val="code"/>
        <w:rPr>
          <w:lang w:val="en-GB"/>
        </w:rPr>
      </w:pPr>
    </w:p>
    <w:p w14:paraId="6F8F4439" w14:textId="77777777" w:rsidR="00391422" w:rsidRDefault="00391422" w:rsidP="00432FB6">
      <w:pPr>
        <w:pStyle w:val="code"/>
      </w:pPr>
    </w:p>
    <w:p w14:paraId="1760EAAA" w14:textId="40B9F681" w:rsidR="00B82EDB" w:rsidRDefault="00B82EDB" w:rsidP="00B82EDB">
      <w:r>
        <w:t xml:space="preserve">One of the great things about brew is that it sets up CRDB as a service, so you can issue +brew services start cockroach+ to start a background instance of CRDB. </w:t>
      </w:r>
    </w:p>
    <w:p w14:paraId="06BD3537" w14:textId="21108E08" w:rsidR="00432FB6" w:rsidRDefault="1103BF3E" w:rsidP="00A30BDE">
      <w:r>
        <w:t xml:space="preserve">However, if you don't want to use brew, then you can download the CockroachDB binary directly and copy the binary into your path.  </w:t>
      </w:r>
      <w:commentRangeStart w:id="1"/>
      <w:commentRangeStart w:id="2"/>
      <w:r>
        <w:t xml:space="preserve">Visit </w:t>
      </w:r>
      <w:hyperlink r:id="rId14">
        <w:r w:rsidRPr="1103BF3E">
          <w:rPr>
            <w:rStyle w:val="Hyperlink"/>
          </w:rPr>
          <w:t>https://www.cockroachlabs.com/docs/releases/?filters=mac</w:t>
        </w:r>
      </w:hyperlink>
      <w:r>
        <w:t xml:space="preserve"> to determine the path for the release you want, then use +curl+ or +wget+ to copy and decompress that binary:</w:t>
      </w:r>
      <w:commentRangeEnd w:id="1"/>
      <w:r w:rsidR="00B82EDB">
        <w:rPr>
          <w:rStyle w:val="CommentReference"/>
        </w:rPr>
        <w:commentReference w:id="1"/>
      </w:r>
      <w:commentRangeEnd w:id="2"/>
      <w:r w:rsidR="00B82EDB">
        <w:rPr>
          <w:rStyle w:val="CommentReference"/>
        </w:rPr>
        <w:commentReference w:id="2"/>
      </w:r>
      <w:r>
        <w:t xml:space="preserve"> </w:t>
      </w:r>
    </w:p>
    <w:p w14:paraId="51184AA1" w14:textId="77777777" w:rsidR="00D44DBD" w:rsidRDefault="00D44DBD" w:rsidP="00A30BDE"/>
    <w:p w14:paraId="0E195332" w14:textId="77777777" w:rsidR="00947389" w:rsidRDefault="00947389" w:rsidP="00947389">
      <w:pPr>
        <w:pStyle w:val="code"/>
      </w:pPr>
      <w:r>
        <w:t>[source,bash]</w:t>
      </w:r>
    </w:p>
    <w:p w14:paraId="7C995BEF" w14:textId="77777777" w:rsidR="00947389" w:rsidRDefault="00947389" w:rsidP="00947389">
      <w:pPr>
        <w:pStyle w:val="code"/>
      </w:pPr>
      <w:r>
        <w:t>----</w:t>
      </w:r>
    </w:p>
    <w:p w14:paraId="1F298C42" w14:textId="77777777" w:rsidR="00A30BDE" w:rsidRDefault="00A30BDE" w:rsidP="00432FB6">
      <w:pPr>
        <w:pStyle w:val="code"/>
      </w:pPr>
    </w:p>
    <w:p w14:paraId="2250B7A3" w14:textId="1180BAC2" w:rsidR="00A30BDE" w:rsidRDefault="00A30BDE" w:rsidP="00A30BDE">
      <w:pPr>
        <w:pStyle w:val="code"/>
      </w:pPr>
      <w:r>
        <w:t>curl https://binaries.cockroachdb.com/cockroach-v20.2.7.darwin-10.9-amd64.tgz | tar -xJ</w:t>
      </w:r>
    </w:p>
    <w:p w14:paraId="128969F0" w14:textId="1F927B98" w:rsidR="00A30BDE" w:rsidRDefault="00947389" w:rsidP="00A30BDE">
      <w:pPr>
        <w:pStyle w:val="code"/>
      </w:pPr>
      <w:r>
        <w:t>----</w:t>
      </w:r>
    </w:p>
    <w:p w14:paraId="519C49D7" w14:textId="77777777" w:rsidR="005C006A" w:rsidRDefault="005C006A" w:rsidP="00A30BDE">
      <w:pPr>
        <w:pStyle w:val="code"/>
      </w:pPr>
    </w:p>
    <w:p w14:paraId="0DA1B76B" w14:textId="6AFB8F2C" w:rsidR="00A30BDE" w:rsidRDefault="3A579060" w:rsidP="00A30BDE">
      <w:r>
        <w:t xml:space="preserve">You can then </w:t>
      </w:r>
      <w:commentRangeStart w:id="3"/>
      <w:commentRangeStart w:id="4"/>
      <w:commentRangeStart w:id="5"/>
      <w:commentRangeStart w:id="6"/>
      <w:r>
        <w:t>copy the binary into your PATH</w:t>
      </w:r>
      <w:commentRangeEnd w:id="3"/>
      <w:r w:rsidR="00A30BDE">
        <w:rPr>
          <w:rStyle w:val="CommentReference"/>
        </w:rPr>
        <w:commentReference w:id="3"/>
      </w:r>
      <w:commentRangeEnd w:id="4"/>
      <w:r w:rsidR="00A30BDE">
        <w:rPr>
          <w:rStyle w:val="CommentReference"/>
        </w:rPr>
        <w:commentReference w:id="4"/>
      </w:r>
      <w:commentRangeEnd w:id="5"/>
      <w:r w:rsidR="008E22F3">
        <w:rPr>
          <w:rStyle w:val="CommentReference"/>
        </w:rPr>
        <w:commentReference w:id="5"/>
      </w:r>
      <w:commentRangeEnd w:id="6"/>
      <w:r>
        <w:rPr>
          <w:rStyle w:val="CommentReference"/>
        </w:rPr>
        <w:commentReference w:id="6"/>
      </w:r>
      <w:r>
        <w:t xml:space="preserve"> so you can execute cockroach commands from any shell:</w:t>
      </w:r>
    </w:p>
    <w:p w14:paraId="4FB07E39" w14:textId="77777777" w:rsidR="00600A18" w:rsidRDefault="00600A18" w:rsidP="00A30BDE"/>
    <w:p w14:paraId="73C9975B" w14:textId="77777777" w:rsidR="005C006A" w:rsidRDefault="005C006A" w:rsidP="005C006A">
      <w:pPr>
        <w:pStyle w:val="code"/>
      </w:pPr>
      <w:r>
        <w:t>[source,bash]</w:t>
      </w:r>
    </w:p>
    <w:p w14:paraId="17C062EA" w14:textId="77777777" w:rsidR="005C006A" w:rsidRDefault="005C006A" w:rsidP="005C006A">
      <w:pPr>
        <w:pStyle w:val="code"/>
      </w:pPr>
      <w:r>
        <w:t>----</w:t>
      </w:r>
    </w:p>
    <w:p w14:paraId="10063720" w14:textId="77777777" w:rsidR="00A30BDE" w:rsidRDefault="00A30BDE" w:rsidP="00A30BDE">
      <w:pPr>
        <w:pStyle w:val="code"/>
      </w:pPr>
    </w:p>
    <w:p w14:paraId="6BCAA12A" w14:textId="47376DE7" w:rsidR="00A30BDE" w:rsidRDefault="00B9378B" w:rsidP="00A30BDE">
      <w:pPr>
        <w:pStyle w:val="code"/>
      </w:pPr>
      <w:r>
        <w:t xml:space="preserve">$ sudo </w:t>
      </w:r>
      <w:r w:rsidR="00A30BDE">
        <w:t>cp -i cockroach-v20.2.7.darwin-10.9-amd64/cockroach /usr/local/bin/</w:t>
      </w:r>
    </w:p>
    <w:p w14:paraId="0D8B84AF" w14:textId="753B5A39" w:rsidR="005C006A" w:rsidRDefault="005C006A" w:rsidP="005C006A">
      <w:pPr>
        <w:pStyle w:val="code"/>
      </w:pPr>
      <w:r>
        <w:t xml:space="preserve"> </w:t>
      </w:r>
    </w:p>
    <w:p w14:paraId="3C6DE71F" w14:textId="77777777" w:rsidR="005C006A" w:rsidRDefault="005C006A" w:rsidP="005C006A">
      <w:pPr>
        <w:pStyle w:val="code"/>
      </w:pPr>
      <w:r>
        <w:t>----</w:t>
      </w:r>
    </w:p>
    <w:p w14:paraId="61CCEC20" w14:textId="77777777" w:rsidR="005C006A" w:rsidRDefault="005C006A" w:rsidP="00A30BDE">
      <w:pPr>
        <w:pStyle w:val="code"/>
      </w:pPr>
    </w:p>
    <w:p w14:paraId="5D2D8411" w14:textId="431EF927" w:rsidR="008C74DA" w:rsidRDefault="00D1235D" w:rsidP="00151D94">
      <w:pPr>
        <w:pPrChange w:id="7" w:author="Guy Harrison" w:date="2021-05-08T16:42:00Z">
          <w:pPr>
            <w:pStyle w:val="code"/>
          </w:pPr>
        </w:pPrChange>
      </w:pPr>
      <w:r>
        <w:t xml:space="preserve">Note that copying the binary directly into your path may not install some of the ancillary libraries which support </w:t>
      </w:r>
      <w:r w:rsidR="009A12A1">
        <w:t xml:space="preserve">geospatial functionality.  </w:t>
      </w:r>
      <w:r w:rsidR="00D65576">
        <w:t>Consult</w:t>
      </w:r>
      <w:r w:rsidR="009A12A1">
        <w:t xml:space="preserve"> the CockroachDB web site </w:t>
      </w:r>
      <w:r w:rsidR="00D65576">
        <w:t>(</w:t>
      </w:r>
      <w:r w:rsidR="00D65576" w:rsidRPr="00D65576">
        <w:t>https://www.cockroachlabs.com/docs/stable/install-cockroachdb-mac.html</w:t>
      </w:r>
      <w:r w:rsidR="00D65576">
        <w:t xml:space="preserve">) </w:t>
      </w:r>
      <w:r w:rsidR="009A12A1">
        <w:t>for further details.</w:t>
      </w:r>
    </w:p>
    <w:p w14:paraId="64B6D6C4" w14:textId="555A086D" w:rsidR="00B82EDB" w:rsidRDefault="00B82EDB" w:rsidP="00A30BDE">
      <w:pPr>
        <w:pStyle w:val="code"/>
      </w:pPr>
    </w:p>
    <w:p w14:paraId="7A0214A9" w14:textId="78C84B41" w:rsidR="00B82EDB" w:rsidRDefault="00B82EDB" w:rsidP="00B82EDB">
      <w:r>
        <w:t>Once you</w:t>
      </w:r>
      <w:r w:rsidR="003C3355">
        <w:t>'</w:t>
      </w:r>
      <w:r>
        <w:t>ve installed CRDB either manually, or via brew, run the +cockroach demo+ command to start a demo instance and confirm that it is running:</w:t>
      </w:r>
    </w:p>
    <w:p w14:paraId="24996A47" w14:textId="2C8EE556" w:rsidR="005C006A" w:rsidRDefault="005C006A" w:rsidP="00B82EDB"/>
    <w:p w14:paraId="17E1E999" w14:textId="77777777" w:rsidR="005C006A" w:rsidRDefault="005C006A" w:rsidP="005C006A">
      <w:pPr>
        <w:pStyle w:val="code"/>
      </w:pPr>
      <w:r>
        <w:t>[source,bash]</w:t>
      </w:r>
    </w:p>
    <w:p w14:paraId="0100D46C" w14:textId="63BDC534" w:rsidR="005C006A" w:rsidRDefault="005C006A" w:rsidP="005C006A">
      <w:pPr>
        <w:pStyle w:val="code"/>
      </w:pPr>
      <w:r>
        <w:t>----</w:t>
      </w:r>
    </w:p>
    <w:p w14:paraId="21985902" w14:textId="77777777" w:rsidR="0046007D" w:rsidRDefault="0046007D" w:rsidP="0046007D">
      <w:pPr>
        <w:pStyle w:val="code"/>
        <w:rPr>
          <w:lang w:val="en-GB"/>
        </w:rPr>
      </w:pPr>
      <w:r>
        <w:rPr>
          <w:lang w:val="en-GB"/>
        </w:rPr>
        <w:t>guyharrison@macos ~ % cockroach demo</w:t>
      </w:r>
    </w:p>
    <w:p w14:paraId="6C9B6DC7" w14:textId="77777777" w:rsidR="0046007D" w:rsidRDefault="0046007D" w:rsidP="0046007D">
      <w:pPr>
        <w:pStyle w:val="code"/>
        <w:rPr>
          <w:lang w:val="en-GB"/>
        </w:rPr>
      </w:pPr>
      <w:r>
        <w:rPr>
          <w:lang w:val="en-GB"/>
        </w:rPr>
        <w:t>#</w:t>
      </w:r>
    </w:p>
    <w:p w14:paraId="21CF5325" w14:textId="77777777" w:rsidR="0046007D" w:rsidRDefault="0046007D" w:rsidP="0046007D">
      <w:pPr>
        <w:pStyle w:val="code"/>
        <w:rPr>
          <w:lang w:val="en-GB"/>
        </w:rPr>
      </w:pPr>
      <w:r>
        <w:rPr>
          <w:lang w:val="en-GB"/>
        </w:rPr>
        <w:t># Welcome to the CockroachDB demo database!</w:t>
      </w:r>
    </w:p>
    <w:p w14:paraId="29B582FE" w14:textId="77777777" w:rsidR="0046007D" w:rsidRDefault="0046007D" w:rsidP="0046007D">
      <w:pPr>
        <w:pStyle w:val="code"/>
        <w:rPr>
          <w:lang w:val="en-GB"/>
        </w:rPr>
      </w:pPr>
      <w:r>
        <w:rPr>
          <w:lang w:val="en-GB"/>
        </w:rPr>
        <w:t>#</w:t>
      </w:r>
    </w:p>
    <w:p w14:paraId="336F07DE" w14:textId="77777777" w:rsidR="0046007D" w:rsidRDefault="0046007D" w:rsidP="0046007D">
      <w:pPr>
        <w:pStyle w:val="code"/>
        <w:rPr>
          <w:lang w:val="en-GB"/>
        </w:rPr>
      </w:pPr>
      <w:r>
        <w:rPr>
          <w:lang w:val="en-GB"/>
        </w:rPr>
        <w:t># You are connected to a temporary, in-memory CockroachDB cluster of 1 node.</w:t>
      </w:r>
    </w:p>
    <w:p w14:paraId="26DCC60C" w14:textId="77777777" w:rsidR="0046007D" w:rsidRDefault="0046007D" w:rsidP="0046007D">
      <w:pPr>
        <w:pStyle w:val="code"/>
        <w:rPr>
          <w:lang w:val="en-GB"/>
        </w:rPr>
      </w:pPr>
      <w:r>
        <w:rPr>
          <w:lang w:val="en-GB"/>
        </w:rPr>
        <w:t>#</w:t>
      </w:r>
    </w:p>
    <w:p w14:paraId="7EA672ED" w14:textId="77777777" w:rsidR="0046007D" w:rsidRDefault="0046007D" w:rsidP="0046007D">
      <w:pPr>
        <w:pStyle w:val="code"/>
        <w:rPr>
          <w:lang w:val="en-GB"/>
        </w:rPr>
      </w:pPr>
      <w:r>
        <w:rPr>
          <w:lang w:val="en-GB"/>
        </w:rPr>
        <w:t># Enter \? for a brief introduction.</w:t>
      </w:r>
    </w:p>
    <w:p w14:paraId="5293F39E" w14:textId="77777777" w:rsidR="0046007D" w:rsidRDefault="0046007D" w:rsidP="0046007D">
      <w:pPr>
        <w:pStyle w:val="code"/>
        <w:rPr>
          <w:lang w:val="en-GB"/>
        </w:rPr>
      </w:pPr>
      <w:r>
        <w:rPr>
          <w:lang w:val="en-GB"/>
        </w:rPr>
        <w:t>#</w:t>
      </w:r>
    </w:p>
    <w:p w14:paraId="10F5E89E" w14:textId="77777777" w:rsidR="0046007D" w:rsidRDefault="0046007D" w:rsidP="0046007D">
      <w:pPr>
        <w:pStyle w:val="code"/>
        <w:rPr>
          <w:lang w:val="en-GB"/>
        </w:rPr>
      </w:pPr>
      <w:r>
        <w:rPr>
          <w:lang w:val="en-GB"/>
        </w:rPr>
        <w:t>root@127.0.0.1:49418/movr&gt; show databases;</w:t>
      </w:r>
    </w:p>
    <w:p w14:paraId="44E99E4F" w14:textId="77777777" w:rsidR="0046007D" w:rsidRDefault="0046007D" w:rsidP="0046007D">
      <w:pPr>
        <w:pStyle w:val="code"/>
        <w:rPr>
          <w:lang w:val="en-GB"/>
        </w:rPr>
      </w:pPr>
      <w:r>
        <w:rPr>
          <w:lang w:val="en-GB"/>
        </w:rPr>
        <w:t xml:space="preserve">  database_name | owner</w:t>
      </w:r>
    </w:p>
    <w:p w14:paraId="516B1D48" w14:textId="77777777" w:rsidR="0046007D" w:rsidRDefault="0046007D" w:rsidP="0046007D">
      <w:pPr>
        <w:pStyle w:val="code"/>
        <w:rPr>
          <w:lang w:val="en-GB"/>
        </w:rPr>
      </w:pPr>
      <w:r>
        <w:rPr>
          <w:lang w:val="en-GB"/>
        </w:rPr>
        <w:t>----------------+--------</w:t>
      </w:r>
    </w:p>
    <w:p w14:paraId="154F322B" w14:textId="77777777" w:rsidR="0046007D" w:rsidRDefault="0046007D" w:rsidP="0046007D">
      <w:pPr>
        <w:pStyle w:val="code"/>
        <w:rPr>
          <w:lang w:val="en-GB"/>
        </w:rPr>
      </w:pPr>
      <w:r>
        <w:rPr>
          <w:lang w:val="en-GB"/>
        </w:rPr>
        <w:t xml:space="preserve">  defaultdb     | root</w:t>
      </w:r>
    </w:p>
    <w:p w14:paraId="1A445B63" w14:textId="77777777" w:rsidR="0046007D" w:rsidRDefault="0046007D" w:rsidP="0046007D">
      <w:pPr>
        <w:pStyle w:val="code"/>
        <w:rPr>
          <w:lang w:val="en-GB"/>
        </w:rPr>
      </w:pPr>
      <w:r>
        <w:rPr>
          <w:lang w:val="en-GB"/>
        </w:rPr>
        <w:t xml:space="preserve">  movr          | root</w:t>
      </w:r>
    </w:p>
    <w:p w14:paraId="4B72AE8B" w14:textId="77777777" w:rsidR="0046007D" w:rsidRDefault="0046007D" w:rsidP="0046007D">
      <w:pPr>
        <w:pStyle w:val="code"/>
        <w:rPr>
          <w:lang w:val="en-GB"/>
        </w:rPr>
      </w:pPr>
      <w:r>
        <w:rPr>
          <w:lang w:val="en-GB"/>
        </w:rPr>
        <w:t xml:space="preserve">  postgres      | root</w:t>
      </w:r>
    </w:p>
    <w:p w14:paraId="099EF293" w14:textId="77777777" w:rsidR="0046007D" w:rsidRDefault="0046007D" w:rsidP="0046007D">
      <w:pPr>
        <w:pStyle w:val="code"/>
        <w:rPr>
          <w:lang w:val="en-GB"/>
        </w:rPr>
      </w:pPr>
      <w:r>
        <w:rPr>
          <w:lang w:val="en-GB"/>
        </w:rPr>
        <w:t xml:space="preserve">  system        | node</w:t>
      </w:r>
    </w:p>
    <w:p w14:paraId="31CCB058" w14:textId="77777777" w:rsidR="0046007D" w:rsidRDefault="0046007D" w:rsidP="0046007D">
      <w:pPr>
        <w:pStyle w:val="code"/>
        <w:rPr>
          <w:lang w:val="en-GB"/>
        </w:rPr>
      </w:pPr>
      <w:r>
        <w:rPr>
          <w:lang w:val="en-GB"/>
        </w:rPr>
        <w:t>(4 rows)</w:t>
      </w:r>
    </w:p>
    <w:p w14:paraId="1495E9A0" w14:textId="77777777" w:rsidR="0046007D" w:rsidRDefault="0046007D" w:rsidP="0046007D">
      <w:pPr>
        <w:pStyle w:val="code"/>
        <w:rPr>
          <w:lang w:val="en-GB"/>
        </w:rPr>
      </w:pPr>
    </w:p>
    <w:p w14:paraId="563067CE" w14:textId="77777777" w:rsidR="0046007D" w:rsidRDefault="0046007D" w:rsidP="0046007D">
      <w:pPr>
        <w:pStyle w:val="code"/>
        <w:rPr>
          <w:lang w:val="en-GB"/>
        </w:rPr>
      </w:pPr>
      <w:r>
        <w:rPr>
          <w:lang w:val="en-GB"/>
        </w:rPr>
        <w:t>Time: 1ms total (execution 1ms / network 0ms)</w:t>
      </w:r>
    </w:p>
    <w:p w14:paraId="1A0B2B05" w14:textId="77777777" w:rsidR="0046007D" w:rsidRDefault="0046007D" w:rsidP="0046007D">
      <w:pPr>
        <w:pStyle w:val="code"/>
        <w:rPr>
          <w:lang w:val="en-GB"/>
        </w:rPr>
      </w:pPr>
    </w:p>
    <w:p w14:paraId="5B045380" w14:textId="397E28D9" w:rsidR="0046007D" w:rsidRDefault="0046007D" w:rsidP="0046007D">
      <w:pPr>
        <w:pStyle w:val="code"/>
      </w:pPr>
      <w:r>
        <w:rPr>
          <w:lang w:val="en-GB"/>
        </w:rPr>
        <w:t>root@127.0.0.1:49418/movr&gt;</w:t>
      </w:r>
    </w:p>
    <w:p w14:paraId="03026879" w14:textId="43F64AE4" w:rsidR="00B82EDB" w:rsidRDefault="005C006A" w:rsidP="00A30BDE">
      <w:pPr>
        <w:pStyle w:val="code"/>
      </w:pPr>
      <w:r>
        <w:t>----</w:t>
      </w:r>
    </w:p>
    <w:p w14:paraId="7F0B49A3" w14:textId="6B1DF376" w:rsidR="00CD5924" w:rsidRDefault="00B84FBB" w:rsidP="00B84FBB">
      <w:pPr>
        <w:pStyle w:val="Heading4"/>
      </w:pPr>
      <w:r>
        <w:t>Installation on Linux</w:t>
      </w:r>
    </w:p>
    <w:p w14:paraId="1DB157F6" w14:textId="6AF8F749" w:rsidR="00115E28" w:rsidRDefault="00115E28" w:rsidP="00115E28">
      <w:r>
        <w:t xml:space="preserve">To perform a basic installation on Linux, </w:t>
      </w:r>
      <w:r w:rsidR="002D6C2E">
        <w:t xml:space="preserve">visit </w:t>
      </w:r>
      <w:hyperlink r:id="rId15" w:history="1">
        <w:r w:rsidR="002D6C2E" w:rsidRPr="000027F4">
          <w:rPr>
            <w:rStyle w:val="Hyperlink"/>
          </w:rPr>
          <w:t>https://www.cockroachlabs.com/docs/releases/</w:t>
        </w:r>
      </w:hyperlink>
      <w:r w:rsidR="002D6C2E">
        <w:t xml:space="preserve"> To obtain the latest release (or a specific version you are interested in), download and unpack it.  Of course, you can use </w:t>
      </w:r>
      <w:r w:rsidR="00600A18">
        <w:t>+</w:t>
      </w:r>
      <w:r w:rsidR="002D6C2E">
        <w:t>curl</w:t>
      </w:r>
      <w:r w:rsidR="00600A18">
        <w:t>+</w:t>
      </w:r>
      <w:r w:rsidR="002D6C2E">
        <w:t xml:space="preserve"> or </w:t>
      </w:r>
      <w:r w:rsidR="00600A18">
        <w:t>+</w:t>
      </w:r>
      <w:r w:rsidR="002D6C2E">
        <w:t>wget</w:t>
      </w:r>
      <w:r w:rsidR="00600A18">
        <w:t>+</w:t>
      </w:r>
      <w:r w:rsidR="002D6C2E">
        <w:t xml:space="preserve"> to obtain the </w:t>
      </w:r>
      <w:r w:rsidR="005C41DA">
        <w:t>tarball once you have determined its path:</w:t>
      </w:r>
    </w:p>
    <w:p w14:paraId="50731BA9" w14:textId="77777777" w:rsidR="00600A18" w:rsidRDefault="00600A18" w:rsidP="00115E28"/>
    <w:p w14:paraId="6515ABB0" w14:textId="77777777" w:rsidR="005C006A" w:rsidRDefault="005C006A" w:rsidP="005C006A">
      <w:pPr>
        <w:pStyle w:val="code"/>
      </w:pPr>
      <w:r>
        <w:t>[source,bash]</w:t>
      </w:r>
    </w:p>
    <w:p w14:paraId="0B6861D9" w14:textId="77777777" w:rsidR="005C006A" w:rsidRDefault="005C006A" w:rsidP="005C006A">
      <w:pPr>
        <w:pStyle w:val="code"/>
      </w:pPr>
      <w:r>
        <w:t>----</w:t>
      </w:r>
    </w:p>
    <w:p w14:paraId="5A00A062" w14:textId="77777777" w:rsidR="005C006A" w:rsidRDefault="005C006A" w:rsidP="00115E28"/>
    <w:p w14:paraId="73E4F9DB" w14:textId="3A444206" w:rsidR="00C927C7" w:rsidRPr="00C927C7" w:rsidRDefault="00364D7B" w:rsidP="00C927C7">
      <w:pPr>
        <w:pStyle w:val="code"/>
      </w:pPr>
      <w:r>
        <w:t>$</w:t>
      </w:r>
      <w:r w:rsidR="00C927C7" w:rsidRPr="00C927C7">
        <w:t xml:space="preserve"> wget https://binaries.cockroachdb.com/cockroach-v20.2.7.linux-amd64.tgz</w:t>
      </w:r>
    </w:p>
    <w:p w14:paraId="3E677453" w14:textId="41C6560A" w:rsidR="00C927C7" w:rsidRPr="00C927C7" w:rsidRDefault="00C927C7" w:rsidP="00C927C7">
      <w:pPr>
        <w:pStyle w:val="code"/>
      </w:pPr>
      <w:r>
        <w:t xml:space="preserve"> </w:t>
      </w:r>
    </w:p>
    <w:p w14:paraId="1EBD8A77" w14:textId="4F1641C6" w:rsidR="00C927C7" w:rsidRPr="00C927C7" w:rsidRDefault="00C927C7" w:rsidP="00C927C7">
      <w:pPr>
        <w:pStyle w:val="code"/>
      </w:pPr>
      <w:r w:rsidRPr="00C927C7">
        <w:t>2021-04-17 16:10:35 (1.83 MB/s) - 'cockroach-v20.2.7.linux-amd64.tgz’ saved [94338926/94338926]</w:t>
      </w:r>
    </w:p>
    <w:p w14:paraId="5A2940E3" w14:textId="3E7E6C51" w:rsidR="00C927C7" w:rsidRDefault="00364D7B" w:rsidP="00C927C7">
      <w:pPr>
        <w:pStyle w:val="code"/>
      </w:pPr>
      <w:r>
        <w:t>$</w:t>
      </w:r>
      <w:r w:rsidR="00C927C7" w:rsidRPr="00C927C7">
        <w:t xml:space="preserve"> sudo cp -i cockroach-v20.2.7.linux-amd64/cockroach </w:t>
      </w:r>
      <w:r w:rsidR="00C927C7">
        <w:t xml:space="preserve"> </w:t>
      </w:r>
    </w:p>
    <w:p w14:paraId="130E38E5" w14:textId="7157365E" w:rsidR="005C006A" w:rsidRDefault="005C006A" w:rsidP="00C927C7">
      <w:pPr>
        <w:pStyle w:val="code"/>
      </w:pPr>
      <w:r>
        <w:t>----</w:t>
      </w:r>
    </w:p>
    <w:p w14:paraId="517FB254" w14:textId="2AE9266B" w:rsidR="00C927C7" w:rsidRDefault="00C927C7" w:rsidP="00C927C7">
      <w:pPr>
        <w:pStyle w:val="code"/>
      </w:pPr>
    </w:p>
    <w:p w14:paraId="4D73B1E9" w14:textId="6C33A400" w:rsidR="00C927C7" w:rsidRDefault="00C927C7" w:rsidP="00C927C7">
      <w:r>
        <w:t>Once installed, run the +cockroach demo+ command to start a temporary local instance of CRDB and verify the installation</w:t>
      </w:r>
      <w:r w:rsidR="0097292A">
        <w:t>.</w:t>
      </w:r>
    </w:p>
    <w:p w14:paraId="14279734" w14:textId="77777777" w:rsidR="00600A18" w:rsidRDefault="00600A18" w:rsidP="00C927C7"/>
    <w:p w14:paraId="39CD9A6D" w14:textId="77777777" w:rsidR="005C006A" w:rsidRDefault="005C006A" w:rsidP="005C006A">
      <w:pPr>
        <w:pStyle w:val="code"/>
      </w:pPr>
      <w:r>
        <w:t>[source,bash]</w:t>
      </w:r>
    </w:p>
    <w:p w14:paraId="1FAA1F31" w14:textId="77777777" w:rsidR="005C006A" w:rsidRDefault="005C006A" w:rsidP="005C006A">
      <w:pPr>
        <w:pStyle w:val="code"/>
      </w:pPr>
      <w:r>
        <w:t>----</w:t>
      </w:r>
    </w:p>
    <w:p w14:paraId="7512D4EC" w14:textId="77777777" w:rsidR="00C927C7" w:rsidRPr="00C927C7" w:rsidRDefault="00C927C7" w:rsidP="00C927C7">
      <w:pPr>
        <w:pStyle w:val="code"/>
      </w:pPr>
    </w:p>
    <w:p w14:paraId="7BAB3D05" w14:textId="42E1A3AC" w:rsidR="00C927C7" w:rsidRPr="00C927C7" w:rsidRDefault="00364D7B" w:rsidP="00C927C7">
      <w:pPr>
        <w:pStyle w:val="code"/>
      </w:pPr>
      <w:r>
        <w:t>$</w:t>
      </w:r>
      <w:r w:rsidR="00C927C7" w:rsidRPr="00C927C7">
        <w:t xml:space="preserve"> cockroach demo</w:t>
      </w:r>
    </w:p>
    <w:p w14:paraId="7350F2FB" w14:textId="77777777" w:rsidR="00C927C7" w:rsidRPr="00C927C7" w:rsidRDefault="00C927C7" w:rsidP="00C927C7">
      <w:pPr>
        <w:pStyle w:val="code"/>
      </w:pPr>
      <w:r w:rsidRPr="00C927C7">
        <w:t>#</w:t>
      </w:r>
    </w:p>
    <w:p w14:paraId="0386854B" w14:textId="77777777" w:rsidR="00C927C7" w:rsidRPr="00C927C7" w:rsidRDefault="00C927C7" w:rsidP="00C927C7">
      <w:pPr>
        <w:pStyle w:val="code"/>
      </w:pPr>
      <w:r w:rsidRPr="00C927C7">
        <w:t># Welcome to the CockroachDB demo database!</w:t>
      </w:r>
    </w:p>
    <w:p w14:paraId="5AB43655" w14:textId="77777777" w:rsidR="00C927C7" w:rsidRPr="00C927C7" w:rsidRDefault="00C927C7" w:rsidP="00C927C7">
      <w:pPr>
        <w:pStyle w:val="code"/>
      </w:pPr>
      <w:r w:rsidRPr="00C927C7">
        <w:t>#</w:t>
      </w:r>
    </w:p>
    <w:p w14:paraId="4E953B89" w14:textId="77777777" w:rsidR="00C927C7" w:rsidRPr="00C927C7" w:rsidRDefault="00C927C7" w:rsidP="00C927C7">
      <w:pPr>
        <w:pStyle w:val="code"/>
      </w:pPr>
      <w:r w:rsidRPr="00C927C7">
        <w:t># You are connected to a temporary, in-memory CockroachDB cluster of 1 node.</w:t>
      </w:r>
    </w:p>
    <w:p w14:paraId="4E19DCBF" w14:textId="77777777" w:rsidR="00C927C7" w:rsidRPr="00C927C7" w:rsidRDefault="00C927C7" w:rsidP="00C927C7">
      <w:pPr>
        <w:pStyle w:val="code"/>
      </w:pPr>
      <w:r w:rsidRPr="00C927C7">
        <w:t>#</w:t>
      </w:r>
    </w:p>
    <w:p w14:paraId="4B3C4111" w14:textId="77777777" w:rsidR="00C927C7" w:rsidRDefault="00C927C7" w:rsidP="00C927C7">
      <w:pPr>
        <w:pStyle w:val="code"/>
      </w:pPr>
      <w:r>
        <w:t>…</w:t>
      </w:r>
    </w:p>
    <w:p w14:paraId="396A30B7" w14:textId="77777777" w:rsidR="00C927C7" w:rsidRPr="00C927C7" w:rsidRDefault="00C927C7" w:rsidP="00C927C7">
      <w:pPr>
        <w:pStyle w:val="code"/>
      </w:pPr>
      <w:r w:rsidRPr="00C927C7">
        <w:t>#</w:t>
      </w:r>
    </w:p>
    <w:p w14:paraId="39DBB559" w14:textId="77777777" w:rsidR="00C927C7" w:rsidRPr="00C927C7" w:rsidRDefault="00C927C7" w:rsidP="00C927C7">
      <w:pPr>
        <w:pStyle w:val="code"/>
      </w:pPr>
      <w:r w:rsidRPr="00C927C7">
        <w:t># Enter \? for a brief introduction.</w:t>
      </w:r>
    </w:p>
    <w:p w14:paraId="3CC8DB25" w14:textId="77777777" w:rsidR="00C927C7" w:rsidRPr="00C927C7" w:rsidRDefault="00C927C7" w:rsidP="00C927C7">
      <w:pPr>
        <w:pStyle w:val="code"/>
      </w:pPr>
      <w:r w:rsidRPr="00C927C7">
        <w:t>#</w:t>
      </w:r>
    </w:p>
    <w:p w14:paraId="008BDCAF" w14:textId="77777777" w:rsidR="00C927C7" w:rsidRPr="00C927C7" w:rsidRDefault="00C927C7" w:rsidP="00C927C7">
      <w:pPr>
        <w:pStyle w:val="code"/>
      </w:pPr>
      <w:r w:rsidRPr="00C927C7">
        <w:t>root@127.0.0.1:44913/movr&gt; show databases;</w:t>
      </w:r>
    </w:p>
    <w:p w14:paraId="109DC892" w14:textId="77777777" w:rsidR="00C927C7" w:rsidRPr="00C927C7" w:rsidRDefault="00C927C7" w:rsidP="00C927C7">
      <w:pPr>
        <w:pStyle w:val="code"/>
      </w:pPr>
      <w:r w:rsidRPr="00C927C7">
        <w:t xml:space="preserve">  database_name | owner</w:t>
      </w:r>
    </w:p>
    <w:p w14:paraId="102435DA" w14:textId="77777777" w:rsidR="00C927C7" w:rsidRPr="00C927C7" w:rsidRDefault="00C927C7" w:rsidP="00C927C7">
      <w:pPr>
        <w:pStyle w:val="code"/>
      </w:pPr>
      <w:r w:rsidRPr="00C927C7">
        <w:t>----------------+--------</w:t>
      </w:r>
    </w:p>
    <w:p w14:paraId="58329CA3" w14:textId="77777777" w:rsidR="00C927C7" w:rsidRPr="00C927C7" w:rsidRDefault="00C927C7" w:rsidP="00C927C7">
      <w:pPr>
        <w:pStyle w:val="code"/>
      </w:pPr>
      <w:r w:rsidRPr="00C927C7">
        <w:t xml:space="preserve">  defaultdb     | root</w:t>
      </w:r>
    </w:p>
    <w:p w14:paraId="28AFF065" w14:textId="77777777" w:rsidR="00C927C7" w:rsidRPr="00C927C7" w:rsidRDefault="00C927C7" w:rsidP="00C927C7">
      <w:pPr>
        <w:pStyle w:val="code"/>
      </w:pPr>
      <w:r w:rsidRPr="00C927C7">
        <w:t xml:space="preserve">  movr          | root</w:t>
      </w:r>
    </w:p>
    <w:p w14:paraId="00A62651" w14:textId="77777777" w:rsidR="00C927C7" w:rsidRPr="00C927C7" w:rsidRDefault="00C927C7" w:rsidP="00C927C7">
      <w:pPr>
        <w:pStyle w:val="code"/>
      </w:pPr>
      <w:r w:rsidRPr="00C927C7">
        <w:t xml:space="preserve">  postgres      | root</w:t>
      </w:r>
    </w:p>
    <w:p w14:paraId="011899D1" w14:textId="77777777" w:rsidR="00C927C7" w:rsidRPr="00C927C7" w:rsidRDefault="00C927C7" w:rsidP="00C927C7">
      <w:pPr>
        <w:pStyle w:val="code"/>
      </w:pPr>
      <w:r w:rsidRPr="00C927C7">
        <w:t xml:space="preserve">  system        | node</w:t>
      </w:r>
    </w:p>
    <w:p w14:paraId="27D196BC" w14:textId="77777777" w:rsidR="00C927C7" w:rsidRPr="00C927C7" w:rsidRDefault="00C927C7" w:rsidP="00C927C7">
      <w:pPr>
        <w:pStyle w:val="code"/>
      </w:pPr>
      <w:r w:rsidRPr="00C927C7">
        <w:t>(4 rows)</w:t>
      </w:r>
    </w:p>
    <w:p w14:paraId="2E9064ED" w14:textId="77777777" w:rsidR="00C927C7" w:rsidRPr="00C927C7" w:rsidRDefault="00C927C7" w:rsidP="00C927C7">
      <w:pPr>
        <w:pStyle w:val="code"/>
      </w:pPr>
    </w:p>
    <w:p w14:paraId="747CB33F" w14:textId="77777777" w:rsidR="00C927C7" w:rsidRPr="00C927C7" w:rsidRDefault="00C927C7" w:rsidP="00C927C7">
      <w:pPr>
        <w:pStyle w:val="code"/>
      </w:pPr>
      <w:r w:rsidRPr="00C927C7">
        <w:t>Time: 1ms total (execution 1ms / network 0ms)</w:t>
      </w:r>
    </w:p>
    <w:p w14:paraId="6EF56398" w14:textId="77777777" w:rsidR="00C927C7" w:rsidRPr="00C927C7" w:rsidRDefault="00C927C7" w:rsidP="00C927C7">
      <w:pPr>
        <w:pStyle w:val="code"/>
      </w:pPr>
    </w:p>
    <w:p w14:paraId="57EE096C" w14:textId="0677EE5D" w:rsidR="00C927C7" w:rsidRDefault="00E76B08" w:rsidP="00C927C7">
      <w:pPr>
        <w:pStyle w:val="code"/>
      </w:pPr>
      <w:hyperlink r:id="rId16" w:history="1">
        <w:r w:rsidR="00C927C7" w:rsidRPr="000027F4">
          <w:rPr>
            <w:rStyle w:val="Hyperlink"/>
          </w:rPr>
          <w:t>root@127.0.0.1:44913/movr</w:t>
        </w:r>
      </w:hyperlink>
      <w:r w:rsidR="00C927C7" w:rsidRPr="00C927C7">
        <w:t>&gt;</w:t>
      </w:r>
    </w:p>
    <w:p w14:paraId="75CC6540" w14:textId="0CD46E12" w:rsidR="00511ACF" w:rsidRDefault="005C006A" w:rsidP="00C927C7">
      <w:r>
        <w:t>----</w:t>
      </w:r>
    </w:p>
    <w:p w14:paraId="6BEDFDA1" w14:textId="50CAF3AE" w:rsidR="00861D4A" w:rsidRDefault="3A579060" w:rsidP="00861D4A">
      <w:pPr>
        <w:pStyle w:val="Heading4"/>
      </w:pPr>
      <w:r>
        <w:t xml:space="preserve">Installation on Microsoft </w:t>
      </w:r>
      <w:commentRangeStart w:id="8"/>
      <w:commentRangeStart w:id="9"/>
      <w:commentRangeStart w:id="10"/>
      <w:r>
        <w:t>Windows</w:t>
      </w:r>
      <w:commentRangeEnd w:id="8"/>
      <w:r w:rsidR="00861D4A">
        <w:rPr>
          <w:rStyle w:val="CommentReference"/>
        </w:rPr>
        <w:commentReference w:id="8"/>
      </w:r>
      <w:commentRangeEnd w:id="9"/>
      <w:r w:rsidR="00513166">
        <w:rPr>
          <w:rStyle w:val="CommentReference"/>
        </w:rPr>
        <w:commentReference w:id="9"/>
      </w:r>
      <w:commentRangeEnd w:id="10"/>
      <w:r>
        <w:rPr>
          <w:rStyle w:val="CommentReference"/>
        </w:rPr>
        <w:commentReference w:id="10"/>
      </w:r>
    </w:p>
    <w:p w14:paraId="14F32D29" w14:textId="77777777" w:rsidR="00513166" w:rsidRPr="00C14E7F" w:rsidRDefault="00513166" w:rsidP="00151D94"/>
    <w:p w14:paraId="1A14C905" w14:textId="0C7F5F1E" w:rsidR="00513166" w:rsidRDefault="1103BF3E" w:rsidP="00861D4A">
      <w:r>
        <w:t>Microsoft Windows is not a fully supported platform for running a CockroachDB server;  certain features - such as spatial - is not available.  However, Windows is completely supported for CockroachDB clients and the server runs well enough for experimentation and most development.</w:t>
      </w:r>
    </w:p>
    <w:p w14:paraId="079D969A" w14:textId="77777777" w:rsidR="00513166" w:rsidRDefault="00513166" w:rsidP="00861D4A"/>
    <w:p w14:paraId="2427F23D" w14:textId="6113CB9D" w:rsidR="00861D4A" w:rsidRDefault="3A579060" w:rsidP="00861D4A">
      <w:r>
        <w:t xml:space="preserve">From </w:t>
      </w:r>
      <w:hyperlink r:id="rId17">
        <w:r w:rsidRPr="3A579060">
          <w:rPr>
            <w:rStyle w:val="Hyperlink"/>
          </w:rPr>
          <w:t>https://www.cockroachlabs.com/docs/releases/?filters=windows</w:t>
        </w:r>
      </w:hyperlink>
      <w:r>
        <w:t>, click on the link for the release you'd like to download.  Once downloaded, unzip the archive into a directory and add the subdirectory containing the +cockroach.exe+ to your PATH</w:t>
      </w:r>
      <w:del w:id="11" w:author="Guy Harrison" w:date="2021-05-08T16:42:00Z">
        <w:r w:rsidR="526BB698">
          <w:delText>.</w:delText>
        </w:r>
      </w:del>
    </w:p>
    <w:p w14:paraId="2B84E59A" w14:textId="77777777" w:rsidR="00861D4A" w:rsidRDefault="00861D4A" w:rsidP="00861D4A">
      <w:r>
        <w:t>Alternatively, you can download the file directly from a PowerShell prompt.  Here, we download the zip fie for version 20.2.7, unzip it to a directory `c:\tools\cockroachdb`:</w:t>
      </w:r>
    </w:p>
    <w:p w14:paraId="24691DD0" w14:textId="77777777" w:rsidR="00861D4A" w:rsidRDefault="00861D4A" w:rsidP="00861D4A"/>
    <w:p w14:paraId="6FA9785F" w14:textId="77777777" w:rsidR="00861D4A" w:rsidRDefault="00861D4A" w:rsidP="00861D4A">
      <w:pPr>
        <w:pStyle w:val="code"/>
      </w:pPr>
      <w:r>
        <w:t>[source,powershell]</w:t>
      </w:r>
    </w:p>
    <w:p w14:paraId="537BBD1C" w14:textId="77777777" w:rsidR="00861D4A" w:rsidRDefault="00861D4A" w:rsidP="00861D4A">
      <w:pPr>
        <w:pStyle w:val="code"/>
      </w:pPr>
      <w:r>
        <w:t>----</w:t>
      </w:r>
    </w:p>
    <w:p w14:paraId="4D12CAE4" w14:textId="77777777" w:rsidR="00861D4A" w:rsidRDefault="00861D4A" w:rsidP="00861D4A">
      <w:pPr>
        <w:pStyle w:val="code"/>
      </w:pPr>
      <w:r>
        <w:t xml:space="preserve">PS &gt; wget https://binaries.cockroachdb.com/cockroach-v20.2.7.windows-6.2-amd64.zip </w:t>
      </w:r>
    </w:p>
    <w:p w14:paraId="64FE5FFF" w14:textId="77777777" w:rsidR="00861D4A" w:rsidRDefault="00861D4A" w:rsidP="00861D4A">
      <w:pPr>
        <w:pStyle w:val="code"/>
      </w:pPr>
      <w:r>
        <w:t xml:space="preserve">     -OutFile crdb.zip   </w:t>
      </w:r>
    </w:p>
    <w:p w14:paraId="0DB5AB4E" w14:textId="77777777" w:rsidR="00861D4A" w:rsidRDefault="00861D4A" w:rsidP="00861D4A">
      <w:pPr>
        <w:pStyle w:val="code"/>
      </w:pPr>
      <w:r>
        <w:t>PS &gt; mkdir c:\tools\cockroachdb</w:t>
      </w:r>
    </w:p>
    <w:p w14:paraId="0D7997DF" w14:textId="77777777" w:rsidR="00861D4A" w:rsidRDefault="00861D4A" w:rsidP="00861D4A">
      <w:pPr>
        <w:pStyle w:val="code"/>
      </w:pPr>
      <w:r>
        <w:t>PS &gt; Expand-Archive -Path crdb.zip -DestinationPath C:\tools\cockroachdb\</w:t>
      </w:r>
    </w:p>
    <w:p w14:paraId="0CC3F2E6" w14:textId="77777777" w:rsidR="00861D4A" w:rsidRDefault="00861D4A" w:rsidP="00861D4A">
      <w:pPr>
        <w:pStyle w:val="code"/>
      </w:pPr>
      <w:r>
        <w:t>----</w:t>
      </w:r>
    </w:p>
    <w:p w14:paraId="544A0D76" w14:textId="77777777" w:rsidR="00861D4A" w:rsidRDefault="00861D4A" w:rsidP="00861D4A">
      <w:pPr>
        <w:pStyle w:val="code"/>
      </w:pPr>
    </w:p>
    <w:p w14:paraId="4F773035" w14:textId="77777777" w:rsidR="00861D4A" w:rsidRDefault="526BB698" w:rsidP="00861D4A">
      <w:pPr>
        <w:rPr>
          <w:del w:id="12" w:author="Guy Harrison" w:date="2021-05-08T16:42:00Z"/>
        </w:rPr>
      </w:pPr>
      <w:del w:id="13" w:author="Guy Harrison" w:date="2021-05-08T16:42:00Z">
        <w:r>
          <w:delText xml:space="preserve">At the time of writing, it was necessary to download the GOLANG timezone zipfile and </w:delText>
        </w:r>
        <w:commentRangeStart w:id="14"/>
        <w:commentRangeStart w:id="15"/>
        <w:commentRangeStart w:id="16"/>
        <w:commentRangeStart w:id="17"/>
        <w:commentRangeStart w:id="18"/>
        <w:r>
          <w:delText>add an environment variable</w:delText>
        </w:r>
        <w:commentRangeEnd w:id="14"/>
        <w:r w:rsidR="1103BF3E">
          <w:rPr>
            <w:rStyle w:val="CommentReference"/>
          </w:rPr>
          <w:commentReference w:id="14"/>
        </w:r>
        <w:commentRangeEnd w:id="15"/>
        <w:r w:rsidR="1103BF3E">
          <w:rPr>
            <w:rStyle w:val="CommentReference"/>
          </w:rPr>
          <w:commentReference w:id="15"/>
        </w:r>
        <w:commentRangeEnd w:id="16"/>
        <w:r w:rsidR="1103BF3E">
          <w:rPr>
            <w:rStyle w:val="CommentReference"/>
          </w:rPr>
          <w:commentReference w:id="16"/>
        </w:r>
        <w:commentRangeEnd w:id="17"/>
        <w:r w:rsidR="1103BF3E">
          <w:rPr>
            <w:rStyle w:val="CommentReference"/>
          </w:rPr>
          <w:commentReference w:id="17"/>
        </w:r>
        <w:commentRangeEnd w:id="18"/>
        <w:r w:rsidR="1103BF3E">
          <w:rPr>
            <w:rStyle w:val="CommentReference"/>
          </w:rPr>
          <w:commentReference w:id="18"/>
        </w:r>
        <w:r>
          <w:delText xml:space="preserve"> ZONEINFO pointing to that file.</w:delText>
        </w:r>
      </w:del>
    </w:p>
    <w:p w14:paraId="2A8149DB" w14:textId="77777777" w:rsidR="00D72797" w:rsidRDefault="00D72797" w:rsidP="00861D4A">
      <w:pPr>
        <w:rPr>
          <w:del w:id="19" w:author="Guy Harrison" w:date="2021-05-08T16:42:00Z"/>
        </w:rPr>
      </w:pPr>
    </w:p>
    <w:p w14:paraId="3CFB1FEA" w14:textId="77777777" w:rsidR="00D72797" w:rsidRDefault="00D72797" w:rsidP="00861D4A">
      <w:pPr>
        <w:rPr>
          <w:del w:id="20" w:author="Guy Harrison" w:date="2021-05-08T16:42:00Z"/>
        </w:rPr>
      </w:pPr>
      <w:del w:id="21" w:author="Guy Harrison" w:date="2021-05-08T16:42:00Z">
        <w:r>
          <w:delText xml:space="preserve">To add a Windows environment variable, </w:delText>
        </w:r>
        <w:r w:rsidR="00207C60">
          <w:delText xml:space="preserve">hold down the Windows and “R” keys simultaneously, then </w:delText>
        </w:r>
        <w:r w:rsidR="00605F79">
          <w:delText xml:space="preserve">type control in the Run dialogue that appears.  </w:delText>
        </w:r>
        <w:r w:rsidR="00F22897">
          <w:delText xml:space="preserve">From the control panel, </w:delText>
        </w:r>
        <w:r w:rsidR="008C4AC1">
          <w:delText xml:space="preserve">Select “System and Security” then “System”.  </w:delText>
        </w:r>
        <w:r w:rsidR="00BE3806">
          <w:delText xml:space="preserve">Scroll down to “Advanced System Settings”, select that option, then click the </w:delText>
        </w:r>
        <w:r w:rsidR="00187354">
          <w:delText>“E</w:delText>
        </w:r>
        <w:r w:rsidR="00BE3806">
          <w:delText>nvironment variable</w:delText>
        </w:r>
        <w:r w:rsidR="00187354">
          <w:delText>s”</w:delText>
        </w:r>
        <w:r w:rsidR="00BE3806">
          <w:delText xml:space="preserve"> button. </w:delText>
        </w:r>
        <w:r w:rsidR="005B7BD1">
          <w:delText xml:space="preserve"> From there add a ZONEINFO environment variable that points to the directory containing the zoneinfo.zip file. </w:delText>
        </w:r>
      </w:del>
    </w:p>
    <w:p w14:paraId="0904272F" w14:textId="77777777" w:rsidR="00187354" w:rsidRDefault="00187354" w:rsidP="00861D4A">
      <w:pPr>
        <w:rPr>
          <w:del w:id="22" w:author="Guy Harrison" w:date="2021-05-08T16:42:00Z"/>
        </w:rPr>
      </w:pPr>
    </w:p>
    <w:p w14:paraId="7F5FDB03" w14:textId="77777777" w:rsidR="00187354" w:rsidRDefault="00187354" w:rsidP="00861D4A">
      <w:pPr>
        <w:rPr>
          <w:del w:id="23" w:author="Guy Harrison" w:date="2021-05-08T16:42:00Z"/>
        </w:rPr>
      </w:pPr>
      <w:del w:id="24" w:author="Guy Harrison" w:date="2021-05-08T16:42:00Z">
        <w:r>
          <w:delText xml:space="preserve">In the example below we download the zoneinfo.zip file and check that the ZONEINFO variable is set correctly. </w:delText>
        </w:r>
      </w:del>
    </w:p>
    <w:p w14:paraId="1B61F0FC" w14:textId="77777777" w:rsidR="00600A18" w:rsidRDefault="00600A18" w:rsidP="00861D4A">
      <w:pPr>
        <w:rPr>
          <w:del w:id="25" w:author="Guy Harrison" w:date="2021-05-08T16:42:00Z"/>
        </w:rPr>
      </w:pPr>
    </w:p>
    <w:p w14:paraId="1766C6CC" w14:textId="77777777" w:rsidR="00861D4A" w:rsidRDefault="00861D4A" w:rsidP="00861D4A">
      <w:pPr>
        <w:pStyle w:val="code"/>
        <w:rPr>
          <w:del w:id="26" w:author="Guy Harrison" w:date="2021-05-08T16:42:00Z"/>
        </w:rPr>
      </w:pPr>
      <w:del w:id="27" w:author="Guy Harrison" w:date="2021-05-08T16:42:00Z">
        <w:r>
          <w:delText>[source,powershell]</w:delText>
        </w:r>
      </w:del>
    </w:p>
    <w:p w14:paraId="5CE52C04" w14:textId="77777777" w:rsidR="00861D4A" w:rsidRDefault="00861D4A" w:rsidP="00861D4A">
      <w:pPr>
        <w:pStyle w:val="code"/>
        <w:rPr>
          <w:del w:id="28" w:author="Guy Harrison" w:date="2021-05-08T16:42:00Z"/>
        </w:rPr>
      </w:pPr>
      <w:del w:id="29" w:author="Guy Harrison" w:date="2021-05-08T16:42:00Z">
        <w:r>
          <w:delText>----</w:delText>
        </w:r>
      </w:del>
    </w:p>
    <w:p w14:paraId="5ED68039" w14:textId="77777777" w:rsidR="00861D4A" w:rsidRDefault="00861D4A" w:rsidP="00861D4A">
      <w:pPr>
        <w:pStyle w:val="code"/>
        <w:rPr>
          <w:del w:id="30" w:author="Guy Harrison" w:date="2021-05-08T16:42:00Z"/>
        </w:rPr>
      </w:pPr>
    </w:p>
    <w:p w14:paraId="660204B0" w14:textId="77777777" w:rsidR="00861D4A" w:rsidRDefault="00861D4A" w:rsidP="00861D4A">
      <w:pPr>
        <w:pStyle w:val="code"/>
        <w:rPr>
          <w:del w:id="31" w:author="Guy Harrison" w:date="2021-05-08T16:42:00Z"/>
        </w:rPr>
      </w:pPr>
      <w:del w:id="32" w:author="Guy Harrison" w:date="2021-05-08T16:42:00Z">
        <w:r w:rsidRPr="00B44D6D">
          <w:delText xml:space="preserve">PS &gt; wget </w:delText>
        </w:r>
        <w:r w:rsidR="00E76B08">
          <w:fldChar w:fldCharType="begin"/>
        </w:r>
        <w:r w:rsidR="00E76B08">
          <w:delInstrText xml:space="preserve"> HYPERLINK "https://github.com/golang/go/raw/master/lib/time/zoneinfo.zip%20-OutFile%20zoneinfo.zip" </w:delInstrText>
        </w:r>
        <w:r w:rsidR="00E76B08">
          <w:fldChar w:fldCharType="separate"/>
        </w:r>
        <w:r w:rsidRPr="0088616D">
          <w:rPr>
            <w:rStyle w:val="Hyperlink"/>
          </w:rPr>
          <w:delText>https://github.com/golang/go/raw/master/lib/time/zoneinfo.zip -OutFile zoneinfo.zip</w:delText>
        </w:r>
        <w:r w:rsidR="00E76B08">
          <w:rPr>
            <w:rStyle w:val="Hyperlink"/>
          </w:rPr>
          <w:fldChar w:fldCharType="end"/>
        </w:r>
      </w:del>
    </w:p>
    <w:p w14:paraId="767AC90C" w14:textId="77777777" w:rsidR="00861D4A" w:rsidRDefault="00861D4A" w:rsidP="00861D4A">
      <w:pPr>
        <w:pStyle w:val="code"/>
        <w:rPr>
          <w:del w:id="33" w:author="Guy Harrison" w:date="2021-05-08T16:42:00Z"/>
        </w:rPr>
      </w:pPr>
    </w:p>
    <w:p w14:paraId="5F7FCDE3" w14:textId="77777777" w:rsidR="00861D4A" w:rsidRDefault="00861D4A" w:rsidP="00861D4A">
      <w:pPr>
        <w:pStyle w:val="code"/>
        <w:rPr>
          <w:del w:id="34" w:author="Guy Harrison" w:date="2021-05-08T16:42:00Z"/>
        </w:rPr>
      </w:pPr>
      <w:del w:id="35" w:author="Guy Harrison" w:date="2021-05-08T16:42:00Z">
        <w:r>
          <w:delText>PS &gt; Get-Item -Path Env:\ZONEINFO</w:delText>
        </w:r>
      </w:del>
    </w:p>
    <w:p w14:paraId="450A7979" w14:textId="77777777" w:rsidR="00861D4A" w:rsidRDefault="00861D4A" w:rsidP="00861D4A">
      <w:pPr>
        <w:pStyle w:val="code"/>
        <w:rPr>
          <w:del w:id="36" w:author="Guy Harrison" w:date="2021-05-08T16:42:00Z"/>
        </w:rPr>
      </w:pPr>
    </w:p>
    <w:p w14:paraId="3DE2E209" w14:textId="77777777" w:rsidR="00861D4A" w:rsidRDefault="00861D4A" w:rsidP="00861D4A">
      <w:pPr>
        <w:pStyle w:val="code"/>
        <w:rPr>
          <w:del w:id="37" w:author="Guy Harrison" w:date="2021-05-08T16:42:00Z"/>
        </w:rPr>
      </w:pPr>
      <w:del w:id="38" w:author="Guy Harrison" w:date="2021-05-08T16:42:00Z">
        <w:r>
          <w:delText>Name                           Value</w:delText>
        </w:r>
      </w:del>
    </w:p>
    <w:p w14:paraId="44064D42" w14:textId="77777777" w:rsidR="00861D4A" w:rsidRDefault="00861D4A" w:rsidP="00861D4A">
      <w:pPr>
        <w:pStyle w:val="code"/>
        <w:rPr>
          <w:del w:id="39" w:author="Guy Harrison" w:date="2021-05-08T16:42:00Z"/>
        </w:rPr>
      </w:pPr>
      <w:del w:id="40" w:author="Guy Harrison" w:date="2021-05-08T16:42:00Z">
        <w:r>
          <w:delText>----                           -----</w:delText>
        </w:r>
      </w:del>
    </w:p>
    <w:p w14:paraId="40CEBC96" w14:textId="77777777" w:rsidR="00861D4A" w:rsidRDefault="00861D4A" w:rsidP="00861D4A">
      <w:pPr>
        <w:pStyle w:val="code"/>
        <w:rPr>
          <w:del w:id="41" w:author="Guy Harrison" w:date="2021-05-08T16:42:00Z"/>
        </w:rPr>
      </w:pPr>
      <w:del w:id="42" w:author="Guy Harrison" w:date="2021-05-08T16:42:00Z">
        <w:r>
          <w:delText>ZONEINFO                       C:\tools\cockroachdb\cockroach-v20.2.7.windows-6.2-amd64\zoneinfo.zip</w:delText>
        </w:r>
      </w:del>
    </w:p>
    <w:p w14:paraId="562597A3" w14:textId="77777777" w:rsidR="00861D4A" w:rsidRDefault="00861D4A" w:rsidP="00861D4A">
      <w:pPr>
        <w:pStyle w:val="code"/>
        <w:rPr>
          <w:del w:id="43" w:author="Guy Harrison" w:date="2021-05-08T16:42:00Z"/>
        </w:rPr>
      </w:pPr>
      <w:del w:id="44" w:author="Guy Harrison" w:date="2021-05-08T16:42:00Z">
        <w:r>
          <w:delText>----</w:delText>
        </w:r>
      </w:del>
    </w:p>
    <w:p w14:paraId="0709D95B" w14:textId="77777777" w:rsidR="00861D4A" w:rsidRDefault="00861D4A" w:rsidP="00861D4A">
      <w:pPr>
        <w:pStyle w:val="code"/>
      </w:pPr>
    </w:p>
    <w:p w14:paraId="1FE438E0" w14:textId="77777777" w:rsidR="00861D4A" w:rsidRDefault="00861D4A" w:rsidP="00861D4A">
      <w:r>
        <w:t>Once that is done you can test your installation by issuing the +cockroach demo+ command:</w:t>
      </w:r>
    </w:p>
    <w:p w14:paraId="1166A16D" w14:textId="77777777" w:rsidR="00861D4A" w:rsidRDefault="00861D4A" w:rsidP="00861D4A">
      <w:pPr>
        <w:pStyle w:val="code"/>
      </w:pPr>
    </w:p>
    <w:p w14:paraId="294B80FB" w14:textId="77777777" w:rsidR="00861D4A" w:rsidRDefault="00861D4A" w:rsidP="00861D4A">
      <w:pPr>
        <w:pStyle w:val="code"/>
      </w:pPr>
      <w:r>
        <w:t>[source,powershell]</w:t>
      </w:r>
    </w:p>
    <w:p w14:paraId="509FE15E" w14:textId="77777777" w:rsidR="00861D4A" w:rsidRDefault="00861D4A" w:rsidP="00861D4A">
      <w:pPr>
        <w:pStyle w:val="code"/>
      </w:pPr>
      <w:r>
        <w:t>----</w:t>
      </w:r>
    </w:p>
    <w:p w14:paraId="2095B83B" w14:textId="77777777" w:rsidR="00861D4A" w:rsidRDefault="00861D4A" w:rsidP="00861D4A">
      <w:pPr>
        <w:pStyle w:val="code"/>
      </w:pPr>
    </w:p>
    <w:p w14:paraId="2AC9642F" w14:textId="77777777" w:rsidR="00861D4A" w:rsidRPr="004260AB" w:rsidRDefault="00861D4A" w:rsidP="00861D4A">
      <w:pPr>
        <w:pStyle w:val="code"/>
      </w:pPr>
      <w:r w:rsidRPr="004260AB">
        <w:t>PS &gt; cockroach demo</w:t>
      </w:r>
    </w:p>
    <w:p w14:paraId="0B15341F" w14:textId="77777777" w:rsidR="00861D4A" w:rsidRPr="004260AB" w:rsidRDefault="00861D4A" w:rsidP="00861D4A">
      <w:pPr>
        <w:pStyle w:val="code"/>
      </w:pPr>
      <w:r w:rsidRPr="004260AB">
        <w:t>#</w:t>
      </w:r>
    </w:p>
    <w:p w14:paraId="477D42F5" w14:textId="77777777" w:rsidR="00861D4A" w:rsidRPr="004260AB" w:rsidRDefault="00861D4A" w:rsidP="00861D4A">
      <w:pPr>
        <w:pStyle w:val="code"/>
      </w:pPr>
      <w:r w:rsidRPr="004260AB">
        <w:t># Welcome to the CockroachDB demo database!</w:t>
      </w:r>
    </w:p>
    <w:p w14:paraId="2B7E8599" w14:textId="77777777" w:rsidR="00861D4A" w:rsidRPr="004260AB" w:rsidRDefault="00861D4A" w:rsidP="00861D4A">
      <w:pPr>
        <w:pStyle w:val="code"/>
      </w:pPr>
      <w:r w:rsidRPr="004260AB">
        <w:t>#</w:t>
      </w:r>
    </w:p>
    <w:p w14:paraId="2FD81B32" w14:textId="77777777" w:rsidR="00861D4A" w:rsidRPr="004260AB" w:rsidRDefault="00861D4A" w:rsidP="00861D4A">
      <w:pPr>
        <w:pStyle w:val="code"/>
      </w:pPr>
      <w:r w:rsidRPr="004260AB">
        <w:t># You are connected to a temporary, in-memory CockroachDB cluster of 1 node.</w:t>
      </w:r>
    </w:p>
    <w:p w14:paraId="10981420" w14:textId="77777777" w:rsidR="00861D4A" w:rsidRPr="004260AB" w:rsidRDefault="00861D4A" w:rsidP="00861D4A">
      <w:pPr>
        <w:pStyle w:val="code"/>
      </w:pPr>
      <w:r w:rsidRPr="004260AB">
        <w:t>#</w:t>
      </w:r>
    </w:p>
    <w:p w14:paraId="3548C3A0" w14:textId="77777777" w:rsidR="00861D4A" w:rsidRPr="004260AB" w:rsidRDefault="00861D4A" w:rsidP="00861D4A">
      <w:pPr>
        <w:pStyle w:val="code"/>
      </w:pPr>
      <w:r w:rsidRPr="004260AB">
        <w:t>#</w:t>
      </w:r>
    </w:p>
    <w:p w14:paraId="4385AD36" w14:textId="77777777" w:rsidR="00861D4A" w:rsidRPr="004260AB" w:rsidRDefault="00861D4A" w:rsidP="00861D4A">
      <w:pPr>
        <w:pStyle w:val="code"/>
      </w:pPr>
      <w:r w:rsidRPr="004260AB">
        <w:t># Enter \? for a brief introduction.</w:t>
      </w:r>
    </w:p>
    <w:p w14:paraId="7A52D385" w14:textId="77777777" w:rsidR="00861D4A" w:rsidRPr="004260AB" w:rsidRDefault="00861D4A" w:rsidP="00861D4A">
      <w:pPr>
        <w:pStyle w:val="code"/>
      </w:pPr>
      <w:r w:rsidRPr="004260AB">
        <w:t>#</w:t>
      </w:r>
    </w:p>
    <w:p w14:paraId="56898C87" w14:textId="77777777" w:rsidR="00861D4A" w:rsidRDefault="00861D4A" w:rsidP="00861D4A">
      <w:pPr>
        <w:pStyle w:val="code"/>
      </w:pPr>
      <w:r>
        <w:t>root@127.0.0.1:57574/movr&gt; show databases;</w:t>
      </w:r>
    </w:p>
    <w:p w14:paraId="75E0F094" w14:textId="77777777" w:rsidR="00861D4A" w:rsidRDefault="00861D4A" w:rsidP="00861D4A">
      <w:pPr>
        <w:pStyle w:val="code"/>
      </w:pPr>
      <w:r>
        <w:t xml:space="preserve">  database_name | owner</w:t>
      </w:r>
    </w:p>
    <w:p w14:paraId="517A604A" w14:textId="77777777" w:rsidR="00861D4A" w:rsidRDefault="00861D4A" w:rsidP="00861D4A">
      <w:pPr>
        <w:pStyle w:val="code"/>
      </w:pPr>
      <w:r>
        <w:t>----------------+--------</w:t>
      </w:r>
    </w:p>
    <w:p w14:paraId="5ECCE0E8" w14:textId="77777777" w:rsidR="00861D4A" w:rsidRDefault="00861D4A" w:rsidP="00861D4A">
      <w:pPr>
        <w:pStyle w:val="code"/>
      </w:pPr>
      <w:r>
        <w:t xml:space="preserve">  defaultdb     | root</w:t>
      </w:r>
    </w:p>
    <w:p w14:paraId="74DCFEF1" w14:textId="77777777" w:rsidR="00861D4A" w:rsidRDefault="00861D4A" w:rsidP="00861D4A">
      <w:pPr>
        <w:pStyle w:val="code"/>
      </w:pPr>
      <w:r>
        <w:t xml:space="preserve">  movr          | root</w:t>
      </w:r>
    </w:p>
    <w:p w14:paraId="5D2D5B82" w14:textId="77777777" w:rsidR="00861D4A" w:rsidRDefault="00861D4A" w:rsidP="00861D4A">
      <w:pPr>
        <w:pStyle w:val="code"/>
      </w:pPr>
      <w:r>
        <w:t xml:space="preserve">  postgres      | root</w:t>
      </w:r>
    </w:p>
    <w:p w14:paraId="301C8316" w14:textId="77777777" w:rsidR="00861D4A" w:rsidRDefault="00861D4A" w:rsidP="00861D4A">
      <w:pPr>
        <w:pStyle w:val="code"/>
      </w:pPr>
      <w:r>
        <w:t xml:space="preserve">  system        | node</w:t>
      </w:r>
    </w:p>
    <w:p w14:paraId="50DDBC4E" w14:textId="77777777" w:rsidR="00861D4A" w:rsidRDefault="00861D4A" w:rsidP="00861D4A">
      <w:pPr>
        <w:pStyle w:val="code"/>
      </w:pPr>
      <w:r>
        <w:t>(4 rows)</w:t>
      </w:r>
    </w:p>
    <w:p w14:paraId="658DE9F4" w14:textId="77777777" w:rsidR="00861D4A" w:rsidRDefault="00861D4A" w:rsidP="00861D4A">
      <w:pPr>
        <w:pStyle w:val="code"/>
      </w:pPr>
    </w:p>
    <w:p w14:paraId="10552BE1" w14:textId="77777777" w:rsidR="00861D4A" w:rsidRDefault="00861D4A" w:rsidP="00861D4A">
      <w:pPr>
        <w:pStyle w:val="code"/>
      </w:pPr>
      <w:r>
        <w:t>Time: 2ms total (execution 1ms / network 0ms)</w:t>
      </w:r>
    </w:p>
    <w:p w14:paraId="2E812258" w14:textId="76009A62" w:rsidR="00861D4A" w:rsidRDefault="00861D4A" w:rsidP="00861D4A">
      <w:pPr>
        <w:pStyle w:val="code"/>
      </w:pPr>
      <w:r>
        <w:t>----</w:t>
      </w:r>
    </w:p>
    <w:p w14:paraId="083B9551" w14:textId="33F76699" w:rsidR="0061777D" w:rsidRDefault="0061777D" w:rsidP="00BB41C5"/>
    <w:p w14:paraId="1064FEA5" w14:textId="6FA94D62" w:rsidR="004F60D4" w:rsidRPr="00012765" w:rsidRDefault="1103BF3E" w:rsidP="004F60D4">
      <w:pPr>
        <w:rPr>
          <w:highlight w:val="lightGray"/>
        </w:rPr>
      </w:pPr>
      <w:r w:rsidRPr="1103BF3E">
        <w:rPr>
          <w:highlight w:val="lightGray"/>
        </w:rPr>
        <w:t>.</w:t>
      </w:r>
      <w:commentRangeStart w:id="45"/>
      <w:commentRangeStart w:id="46"/>
      <w:r w:rsidRPr="1103BF3E">
        <w:rPr>
          <w:highlight w:val="lightGray"/>
        </w:rPr>
        <w:t>Connection URL</w:t>
      </w:r>
      <w:commentRangeEnd w:id="45"/>
      <w:r w:rsidR="004F60D4">
        <w:rPr>
          <w:rStyle w:val="CommentReference"/>
        </w:rPr>
        <w:commentReference w:id="45"/>
      </w:r>
      <w:commentRangeEnd w:id="46"/>
      <w:r w:rsidR="00F04E4C">
        <w:rPr>
          <w:rStyle w:val="CommentReference"/>
        </w:rPr>
        <w:commentReference w:id="46"/>
      </w:r>
      <w:r w:rsidRPr="1103BF3E">
        <w:rPr>
          <w:highlight w:val="lightGray"/>
        </w:rPr>
        <w:t>s</w:t>
      </w:r>
    </w:p>
    <w:p w14:paraId="0D89BB96" w14:textId="77777777" w:rsidR="004F60D4" w:rsidRPr="00012765" w:rsidRDefault="004F60D4" w:rsidP="004F60D4">
      <w:pPr>
        <w:rPr>
          <w:highlight w:val="lightGray"/>
        </w:rPr>
      </w:pPr>
      <w:r w:rsidRPr="00012765">
        <w:rPr>
          <w:highlight w:val="lightGray"/>
        </w:rPr>
        <w:t>****</w:t>
      </w:r>
    </w:p>
    <w:p w14:paraId="2B0F4803" w14:textId="77777777" w:rsidR="00861D4A" w:rsidRDefault="00861D4A" w:rsidP="00861D4A">
      <w:pPr>
        <w:pStyle w:val="code"/>
      </w:pPr>
    </w:p>
    <w:p w14:paraId="65B260BA" w14:textId="068A6F4E" w:rsidR="00BB41C5" w:rsidRDefault="00BB41C5" w:rsidP="00C550C4">
      <w:r>
        <w:t xml:space="preserve">When connecting to a CockroachDB cluster, we need to identify the </w:t>
      </w:r>
      <w:r w:rsidR="00D6627F">
        <w:t>location and credentials with which we wish to connect.  When connecting to a local server using +cockroach demo+ or +cockroach sql+</w:t>
      </w:r>
      <w:r w:rsidR="006D68C9">
        <w:t>,</w:t>
      </w:r>
      <w:r w:rsidR="00D6627F">
        <w:t xml:space="preserve"> the CockroachDB </w:t>
      </w:r>
      <w:r w:rsidR="006D68C9">
        <w:t>client</w:t>
      </w:r>
      <w:r w:rsidR="00D6627F">
        <w:t xml:space="preserve"> will default to a local server </w:t>
      </w:r>
      <w:r w:rsidR="004A478E">
        <w:t>on the default port, but as we will see</w:t>
      </w:r>
      <w:r w:rsidR="006D68C9">
        <w:t>,</w:t>
      </w:r>
      <w:r w:rsidR="004A478E">
        <w:t xml:space="preserve"> more complex installations require quite a bit more </w:t>
      </w:r>
      <w:r w:rsidR="00E648FA">
        <w:t xml:space="preserve">information.  </w:t>
      </w:r>
    </w:p>
    <w:p w14:paraId="7DAD2667" w14:textId="77777777" w:rsidR="00AA1CB9" w:rsidRDefault="00AA1CB9" w:rsidP="00C550C4"/>
    <w:p w14:paraId="086CB484" w14:textId="7D100D36" w:rsidR="00AA1CB9" w:rsidRDefault="00AA1CB9" w:rsidP="00C550C4">
      <w:r>
        <w:t>The most common way to connect is to use a PostgreSQL compatible URL</w:t>
      </w:r>
      <w:r w:rsidR="00525C20">
        <w:t xml:space="preserve">.  </w:t>
      </w:r>
      <w:r w:rsidR="00822A9B">
        <w:t>This URL is of the following format:</w:t>
      </w:r>
    </w:p>
    <w:p w14:paraId="4F64D1A0" w14:textId="77777777" w:rsidR="00822A9B" w:rsidRDefault="00822A9B" w:rsidP="00C550C4"/>
    <w:p w14:paraId="48AFE32C" w14:textId="77777777" w:rsidR="00C550C4" w:rsidRDefault="00C550C4" w:rsidP="00C550C4">
      <w:pPr>
        <w:pStyle w:val="code"/>
      </w:pPr>
      <w:r>
        <w:t>[source,bash]</w:t>
      </w:r>
    </w:p>
    <w:p w14:paraId="1EAAFB09" w14:textId="77777777" w:rsidR="00C550C4" w:rsidRDefault="00C550C4" w:rsidP="00C550C4">
      <w:pPr>
        <w:pStyle w:val="code"/>
      </w:pPr>
      <w:r>
        <w:t>----</w:t>
      </w:r>
    </w:p>
    <w:p w14:paraId="206D38E6" w14:textId="77777777" w:rsidR="00C550C4" w:rsidRDefault="00C550C4" w:rsidP="00C550C4">
      <w:pPr>
        <w:pStyle w:val="code"/>
      </w:pPr>
    </w:p>
    <w:p w14:paraId="192CA4FA" w14:textId="77777777" w:rsidR="00C550C4" w:rsidRDefault="00C550C4" w:rsidP="00C550C4">
      <w:pPr>
        <w:pStyle w:val="code"/>
      </w:pPr>
      <w:r w:rsidRPr="00152324">
        <w:t>postgresql://[user[:passwd]@]host[:port]/[db][?parameters...]</w:t>
      </w:r>
    </w:p>
    <w:p w14:paraId="60C1C0FE" w14:textId="77777777" w:rsidR="00C550C4" w:rsidRDefault="00C550C4" w:rsidP="00C550C4">
      <w:pPr>
        <w:pStyle w:val="code"/>
      </w:pPr>
      <w:r>
        <w:t>----</w:t>
      </w:r>
    </w:p>
    <w:p w14:paraId="0415B6A1" w14:textId="77777777" w:rsidR="00C550C4" w:rsidRDefault="00C550C4" w:rsidP="00C550C4">
      <w:pPr>
        <w:pStyle w:val="code"/>
      </w:pPr>
    </w:p>
    <w:p w14:paraId="3FB7C7BE" w14:textId="2BF84768" w:rsidR="00C550C4" w:rsidRDefault="00273846" w:rsidP="00BB41C5">
      <w:r>
        <w:t xml:space="preserve">The simplest possible URL – for a local cluster running without authentication </w:t>
      </w:r>
      <w:r w:rsidR="001543E9">
        <w:t>would look something like this:</w:t>
      </w:r>
    </w:p>
    <w:p w14:paraId="73F5497B" w14:textId="77777777" w:rsidR="001543E9" w:rsidRDefault="001543E9" w:rsidP="00BB41C5"/>
    <w:p w14:paraId="452F119E" w14:textId="2EFA3391" w:rsidR="00453501" w:rsidRDefault="00453501" w:rsidP="00453501">
      <w:pPr>
        <w:pStyle w:val="code"/>
      </w:pPr>
      <w:r>
        <w:t>[source, bash]</w:t>
      </w:r>
    </w:p>
    <w:p w14:paraId="3C32319F" w14:textId="0F6964BD" w:rsidR="00453501" w:rsidRDefault="00453501" w:rsidP="00453501">
      <w:pPr>
        <w:pStyle w:val="code"/>
      </w:pPr>
      <w:r>
        <w:t>----</w:t>
      </w:r>
    </w:p>
    <w:p w14:paraId="6BE4C0CC" w14:textId="6AA95EAF" w:rsidR="00453501" w:rsidRDefault="00453501" w:rsidP="00453501">
      <w:pPr>
        <w:pStyle w:val="code"/>
      </w:pPr>
      <w:r>
        <w:rPr>
          <w:rFonts w:ascii="Segoe UI Symbol" w:hAnsi="Segoe UI Symbol" w:cs="Segoe UI Symbol"/>
        </w:rPr>
        <w:t>$</w:t>
      </w:r>
      <w:r>
        <w:t xml:space="preserve"> cockroach sql --url 'postgres://root@localhost:26257?sslmode=disable'</w:t>
      </w:r>
    </w:p>
    <w:p w14:paraId="41C543ED" w14:textId="77777777" w:rsidR="00453501" w:rsidRDefault="00453501" w:rsidP="00453501">
      <w:pPr>
        <w:pStyle w:val="code"/>
      </w:pPr>
      <w:r>
        <w:t>#</w:t>
      </w:r>
    </w:p>
    <w:p w14:paraId="47CBB1A4" w14:textId="77777777" w:rsidR="00453501" w:rsidRDefault="00453501" w:rsidP="00453501">
      <w:pPr>
        <w:pStyle w:val="code"/>
      </w:pPr>
      <w:r>
        <w:t># Welcome to the CockroachDB SQL shell.</w:t>
      </w:r>
    </w:p>
    <w:p w14:paraId="6C6AB28C" w14:textId="77777777" w:rsidR="00453501" w:rsidRDefault="00453501" w:rsidP="00453501">
      <w:pPr>
        <w:pStyle w:val="code"/>
      </w:pPr>
      <w:r>
        <w:t># All statements must be terminated by a semicolon.</w:t>
      </w:r>
    </w:p>
    <w:p w14:paraId="54509A1F" w14:textId="77777777" w:rsidR="00453501" w:rsidRDefault="00453501" w:rsidP="00453501">
      <w:pPr>
        <w:pStyle w:val="code"/>
      </w:pPr>
      <w:r>
        <w:t># To exit, type: \q.</w:t>
      </w:r>
    </w:p>
    <w:p w14:paraId="33357B71" w14:textId="77777777" w:rsidR="00453501" w:rsidRDefault="00453501" w:rsidP="00453501">
      <w:pPr>
        <w:pStyle w:val="code"/>
      </w:pPr>
      <w:r>
        <w:t>#</w:t>
      </w:r>
    </w:p>
    <w:p w14:paraId="25CD7246" w14:textId="77777777" w:rsidR="00453501" w:rsidRDefault="00453501" w:rsidP="00453501">
      <w:pPr>
        <w:pStyle w:val="code"/>
      </w:pPr>
      <w:r>
        <w:t># Server version: CockroachDB CCL v20.2.4 (x86_64-apple-darwin14, built 2021/01/21 00:12:56, go1.13.14) (same version as client)</w:t>
      </w:r>
    </w:p>
    <w:p w14:paraId="55A5A133" w14:textId="77777777" w:rsidR="00453501" w:rsidRDefault="00453501" w:rsidP="00453501">
      <w:pPr>
        <w:pStyle w:val="code"/>
      </w:pPr>
      <w:r>
        <w:t># Cluster ID: 072189bb-3970-4f37-afe4-55bc37cdf76e</w:t>
      </w:r>
    </w:p>
    <w:p w14:paraId="4E25FD17" w14:textId="77777777" w:rsidR="00453501" w:rsidRDefault="00453501" w:rsidP="00453501">
      <w:pPr>
        <w:pStyle w:val="code"/>
      </w:pPr>
      <w:r>
        <w:t>#</w:t>
      </w:r>
    </w:p>
    <w:p w14:paraId="226B33D9" w14:textId="77777777" w:rsidR="00453501" w:rsidRDefault="00453501" w:rsidP="00453501">
      <w:pPr>
        <w:pStyle w:val="code"/>
      </w:pPr>
      <w:r>
        <w:t># Enter \? for a brief introduction.</w:t>
      </w:r>
    </w:p>
    <w:p w14:paraId="05B0D32B" w14:textId="77777777" w:rsidR="00453501" w:rsidRDefault="00453501" w:rsidP="00453501">
      <w:pPr>
        <w:pStyle w:val="code"/>
      </w:pPr>
      <w:r>
        <w:t>#</w:t>
      </w:r>
    </w:p>
    <w:p w14:paraId="17E05AD1" w14:textId="6BA1C919" w:rsidR="00453501" w:rsidRDefault="00453501" w:rsidP="00453501">
      <w:pPr>
        <w:pStyle w:val="code"/>
      </w:pPr>
      <w:r>
        <w:t>root@localhost:26257/defaultdb&gt;</w:t>
      </w:r>
    </w:p>
    <w:p w14:paraId="7B8E75C8" w14:textId="4D3EF733" w:rsidR="00453501" w:rsidRDefault="00453501" w:rsidP="00453501">
      <w:pPr>
        <w:pStyle w:val="code"/>
      </w:pPr>
      <w:r>
        <w:t>----</w:t>
      </w:r>
    </w:p>
    <w:p w14:paraId="36E53A2E" w14:textId="77777777" w:rsidR="001543E9" w:rsidRDefault="001543E9" w:rsidP="00BB41C5"/>
    <w:p w14:paraId="3604C9AE" w14:textId="1B04C40F" w:rsidR="00453501" w:rsidRDefault="00051DAA" w:rsidP="00BB41C5">
      <w:r>
        <w:t xml:space="preserve">This is equivalent to running the command +cockroach sql –insecure+. </w:t>
      </w:r>
    </w:p>
    <w:p w14:paraId="20C80F14" w14:textId="77777777" w:rsidR="00051DAA" w:rsidRDefault="00051DAA" w:rsidP="00BB41C5"/>
    <w:p w14:paraId="6A0A46AB" w14:textId="1CB6316B" w:rsidR="00051DAA" w:rsidRDefault="3A579060" w:rsidP="00BB41C5">
      <w:r>
        <w:t>The beauty of the URL is that it can be accepted by most PostgreSQL-compatible programs or drivers. For instance, if we have the PostgreSQL client installed, we can use it to connect to CockroachDB:</w:t>
      </w:r>
    </w:p>
    <w:p w14:paraId="582DBD2E" w14:textId="77777777" w:rsidR="004F60D4" w:rsidRDefault="004F60D4" w:rsidP="00BB41C5"/>
    <w:p w14:paraId="3A30CF01" w14:textId="77777777" w:rsidR="004F60D4" w:rsidRDefault="004F60D4" w:rsidP="004F60D4">
      <w:pPr>
        <w:pStyle w:val="code"/>
      </w:pPr>
      <w:r>
        <w:t>[source, bash]</w:t>
      </w:r>
    </w:p>
    <w:p w14:paraId="7D823D17" w14:textId="77777777" w:rsidR="004F60D4" w:rsidRDefault="004F60D4" w:rsidP="004F60D4">
      <w:pPr>
        <w:pStyle w:val="code"/>
      </w:pPr>
      <w:r>
        <w:t>----</w:t>
      </w:r>
    </w:p>
    <w:p w14:paraId="0A74B42D" w14:textId="77777777" w:rsidR="004F60D4" w:rsidRDefault="004F60D4" w:rsidP="004F60D4">
      <w:pPr>
        <w:pStyle w:val="code"/>
      </w:pPr>
    </w:p>
    <w:p w14:paraId="6D9B6F7B" w14:textId="77777777" w:rsidR="004F60D4" w:rsidRDefault="004F60D4" w:rsidP="004F60D4">
      <w:pPr>
        <w:pStyle w:val="code"/>
      </w:pPr>
      <w:r>
        <w:rPr>
          <w:rFonts w:ascii="Segoe UI Symbol" w:hAnsi="Segoe UI Symbol" w:cs="Segoe UI Symbol"/>
        </w:rPr>
        <w:t>✗</w:t>
      </w:r>
      <w:r>
        <w:t xml:space="preserve"> psql 'postgres://root@localhost:26257?sslmode=disable' </w:t>
      </w:r>
    </w:p>
    <w:p w14:paraId="7F10B538" w14:textId="77777777" w:rsidR="004F60D4" w:rsidRDefault="004F60D4" w:rsidP="004F60D4">
      <w:pPr>
        <w:pStyle w:val="code"/>
      </w:pPr>
      <w:r>
        <w:t>psql (13.2, server 9.5.0)</w:t>
      </w:r>
    </w:p>
    <w:p w14:paraId="3F052925" w14:textId="77777777" w:rsidR="004F60D4" w:rsidRDefault="004F60D4" w:rsidP="004F60D4">
      <w:pPr>
        <w:pStyle w:val="code"/>
      </w:pPr>
      <w:r>
        <w:t>Type "help" for help.</w:t>
      </w:r>
    </w:p>
    <w:p w14:paraId="44083766" w14:textId="77777777" w:rsidR="004F60D4" w:rsidRDefault="004F60D4" w:rsidP="004F60D4">
      <w:pPr>
        <w:pStyle w:val="code"/>
      </w:pPr>
    </w:p>
    <w:p w14:paraId="0C6A4844" w14:textId="0A421E6C" w:rsidR="00051DAA" w:rsidRDefault="004F60D4" w:rsidP="004F60D4">
      <w:pPr>
        <w:pStyle w:val="code"/>
      </w:pPr>
      <w:r>
        <w:t>root=#</w:t>
      </w:r>
    </w:p>
    <w:p w14:paraId="092AAC34" w14:textId="1733BE89" w:rsidR="004F60D4" w:rsidRDefault="004F60D4" w:rsidP="004F60D4">
      <w:pPr>
        <w:pStyle w:val="code"/>
      </w:pPr>
      <w:r>
        <w:t>----</w:t>
      </w:r>
    </w:p>
    <w:p w14:paraId="37213C13" w14:textId="77777777" w:rsidR="004D03D6" w:rsidRDefault="004D03D6" w:rsidP="004F60D4">
      <w:pPr>
        <w:pStyle w:val="code"/>
      </w:pPr>
    </w:p>
    <w:p w14:paraId="2D48552B" w14:textId="3E4040EE" w:rsidR="004F60D4" w:rsidRDefault="004F60D4" w:rsidP="004F60D4">
      <w:r>
        <w:t>****</w:t>
      </w:r>
    </w:p>
    <w:p w14:paraId="4D52D1FF" w14:textId="42E75514" w:rsidR="001F1BFF" w:rsidRDefault="001F1BFF" w:rsidP="001F1BFF">
      <w:pPr>
        <w:pStyle w:val="Heading3"/>
      </w:pPr>
      <w:r>
        <w:t>Creating a CockroachCloud cluster</w:t>
      </w:r>
    </w:p>
    <w:p w14:paraId="7D4EF8F0" w14:textId="4E67F110" w:rsidR="001F1BFF" w:rsidRDefault="001F1BFF" w:rsidP="001F1BFF"/>
    <w:p w14:paraId="01C2AD8B" w14:textId="21DD340F" w:rsidR="00632F64" w:rsidRDefault="1103BF3E" w:rsidP="004D03D6">
      <w:r>
        <w:t xml:space="preserve">The +cockroach demo+ command is a handy way for playing with the CockroachDB server, but the easiest way to get a fully functional CockroachDB server with persistent storage is to take advantage of the CockroachCloud free cloud database service.   This service grants you access to a fully functional multi-tenant cloud service with 5GB of storage.  </w:t>
      </w:r>
      <w:r w:rsidR="00010B54">
        <w:br/>
      </w:r>
      <w:r w:rsidR="00010B54">
        <w:br/>
      </w:r>
      <w:commentRangeStart w:id="47"/>
      <w:del w:id="48" w:author="Guy Harrison" w:date="2021-05-08T16:42:00Z">
        <w:r>
          <w:delText xml:space="preserve">The </w:delText>
        </w:r>
        <w:commentRangeEnd w:id="47"/>
        <w:r w:rsidR="00010B54">
          <w:rPr>
            <w:rStyle w:val="CommentReference"/>
          </w:rPr>
          <w:commentReference w:id="47"/>
        </w:r>
      </w:del>
      <w:r>
        <w:t>CockroachCloud has a number of advantages compared with a desktop deployment:</w:t>
      </w:r>
    </w:p>
    <w:p w14:paraId="5C22BFE2" w14:textId="77777777" w:rsidR="004D03D6" w:rsidRDefault="004D03D6" w:rsidP="004D03D6"/>
    <w:p w14:paraId="0497D5DF" w14:textId="1CB21AAA" w:rsidR="00010B54" w:rsidRDefault="00632F64" w:rsidP="004D03D6">
      <w:pPr>
        <w:pStyle w:val="ListParagraph"/>
        <w:numPr>
          <w:ilvl w:val="0"/>
          <w:numId w:val="26"/>
        </w:numPr>
      </w:pPr>
      <w:r>
        <w:t>It</w:t>
      </w:r>
      <w:r w:rsidR="003C3355">
        <w:t>'</w:t>
      </w:r>
      <w:r>
        <w:t>s automatically</w:t>
      </w:r>
      <w:r w:rsidR="008D7684">
        <w:t xml:space="preserve"> </w:t>
      </w:r>
      <w:r w:rsidR="00DD5183">
        <w:t>configured for high availability and backup.  You don</w:t>
      </w:r>
      <w:r w:rsidR="003C3355">
        <w:t>'</w:t>
      </w:r>
      <w:r w:rsidR="00DD5183">
        <w:t>t have to worry about losing your data in the event of a</w:t>
      </w:r>
      <w:r w:rsidR="000E6397">
        <w:t xml:space="preserve"> hard drive failure on your desktop.</w:t>
      </w:r>
    </w:p>
    <w:p w14:paraId="3FF3C456" w14:textId="61B520E3" w:rsidR="00AA0B40" w:rsidRDefault="00AA0B40" w:rsidP="004D03D6">
      <w:pPr>
        <w:pStyle w:val="ListParagraph"/>
        <w:numPr>
          <w:ilvl w:val="0"/>
          <w:numId w:val="26"/>
        </w:numPr>
      </w:pPr>
      <w:r>
        <w:t>It</w:t>
      </w:r>
      <w:r w:rsidR="003C3355">
        <w:t>'</w:t>
      </w:r>
      <w:r>
        <w:t xml:space="preserve">s fully secured using </w:t>
      </w:r>
      <w:r w:rsidR="00C977F0">
        <w:t xml:space="preserve">encryption at rest and in transit </w:t>
      </w:r>
    </w:p>
    <w:p w14:paraId="2D10AE18" w14:textId="4433569B" w:rsidR="000E6397" w:rsidRDefault="000E6397" w:rsidP="004D03D6">
      <w:pPr>
        <w:pStyle w:val="ListParagraph"/>
        <w:numPr>
          <w:ilvl w:val="0"/>
          <w:numId w:val="26"/>
        </w:numPr>
      </w:pPr>
      <w:r>
        <w:t>It</w:t>
      </w:r>
      <w:r w:rsidR="003C3355">
        <w:t>'</w:t>
      </w:r>
      <w:r>
        <w:t xml:space="preserve">s available from anywhere, so it can be used for team development </w:t>
      </w:r>
      <w:r w:rsidR="00A25538">
        <w:t xml:space="preserve">purposes. </w:t>
      </w:r>
    </w:p>
    <w:p w14:paraId="6449327F" w14:textId="77B5ACF1" w:rsidR="00C977F0" w:rsidRDefault="00074405" w:rsidP="004D03D6">
      <w:r>
        <w:t xml:space="preserve">To create a CockroachCloud server, navigate to </w:t>
      </w:r>
      <w:hyperlink r:id="rId18" w:history="1">
        <w:r w:rsidR="0021630A" w:rsidRPr="0010045C">
          <w:rPr>
            <w:rStyle w:val="Hyperlink"/>
          </w:rPr>
          <w:t>https://www.cockroachlabs.com/get-started-cockroachdb/</w:t>
        </w:r>
      </w:hyperlink>
      <w:r w:rsidR="0021630A">
        <w:t xml:space="preserve"> and select the CockroachCloud option.   Enter your email</w:t>
      </w:r>
      <w:r w:rsidR="001F7782">
        <w:t xml:space="preserve"> as shown in </w:t>
      </w:r>
      <w:r w:rsidR="0021630A">
        <w:t xml:space="preserve"> </w:t>
      </w:r>
      <w:r w:rsidR="001F7782">
        <w:t>&lt;&lt;Figure03-01&gt;&gt;</w:t>
      </w:r>
      <w:r w:rsidR="004D03D6">
        <w:t>.</w:t>
      </w:r>
    </w:p>
    <w:p w14:paraId="218E60A9" w14:textId="6E1EE9F1" w:rsidR="001F7782" w:rsidRDefault="001F7782" w:rsidP="00C977F0"/>
    <w:p w14:paraId="3301A562" w14:textId="637673A9" w:rsidR="001F7782" w:rsidRDefault="001F7782" w:rsidP="001F7782">
      <w:r>
        <w:t xml:space="preserve">[[Figure03-01]] </w:t>
      </w:r>
      <w:r>
        <w:br/>
        <w:t>.Signing up for CockroachCloud</w:t>
      </w:r>
    </w:p>
    <w:p w14:paraId="7B136D42" w14:textId="7710ADD5" w:rsidR="009D0299" w:rsidRDefault="009D0299" w:rsidP="009D0299">
      <w:r w:rsidRPr="009D0299">
        <w:t>image::images/</w:t>
      </w:r>
      <w:r>
        <w:t>Fig0</w:t>
      </w:r>
      <w:r w:rsidR="00FE052E">
        <w:t>3</w:t>
      </w:r>
      <w:r>
        <w:t>-01SigningUp</w:t>
      </w:r>
      <w:r w:rsidRPr="009D0299">
        <w:t>.png[</w:t>
      </w:r>
      <w:r>
        <w:t>Signing up for CockroachCloud</w:t>
      </w:r>
      <w:r w:rsidRPr="009D0299">
        <w:t>]</w:t>
      </w:r>
    </w:p>
    <w:p w14:paraId="523FF7D4" w14:textId="77777777" w:rsidR="009D0299" w:rsidRDefault="009D0299" w:rsidP="001F7782"/>
    <w:p w14:paraId="4C0FA3C1" w14:textId="4FB183A7" w:rsidR="00A25538" w:rsidRDefault="004A0AD5" w:rsidP="00A25538">
      <w:r>
        <w:rPr>
          <w:noProof/>
        </w:rPr>
        <w:drawing>
          <wp:inline distT="0" distB="0" distL="0" distR="0" wp14:anchorId="7B038B4C" wp14:editId="62032A26">
            <wp:extent cx="5731510" cy="4292600"/>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2600"/>
                    </a:xfrm>
                    <a:prstGeom prst="rect">
                      <a:avLst/>
                    </a:prstGeom>
                  </pic:spPr>
                </pic:pic>
              </a:graphicData>
            </a:graphic>
          </wp:inline>
        </w:drawing>
      </w:r>
    </w:p>
    <w:p w14:paraId="68148870" w14:textId="6EAD5094" w:rsidR="00BE4818" w:rsidRDefault="00BE4818" w:rsidP="00A25538">
      <w:r>
        <w:rPr>
          <w:noProof/>
        </w:rPr>
        <w:t>After entering your details and validating your email address, you</w:t>
      </w:r>
      <w:r w:rsidR="003C3355">
        <w:rPr>
          <w:noProof/>
        </w:rPr>
        <w:t>'</w:t>
      </w:r>
      <w:r>
        <w:rPr>
          <w:noProof/>
        </w:rPr>
        <w:t xml:space="preserve">ll be given the option to create your free cluster as shown in </w:t>
      </w:r>
      <w:r>
        <w:t>&lt;&lt;Figure03-02&gt;&gt;</w:t>
      </w:r>
      <w:r w:rsidR="008C592D">
        <w:t>.</w:t>
      </w:r>
    </w:p>
    <w:p w14:paraId="01363BC3" w14:textId="77777777" w:rsidR="00FE052E" w:rsidRDefault="00FE052E" w:rsidP="00A25538"/>
    <w:p w14:paraId="5BDFD693" w14:textId="29A7C48E" w:rsidR="00BE4818" w:rsidRDefault="00BE4818" w:rsidP="00BE4818">
      <w:r>
        <w:t xml:space="preserve">[[Figure03-02]] </w:t>
      </w:r>
      <w:r>
        <w:br/>
        <w:t>.Creating a free CockroachCloud Database</w:t>
      </w:r>
    </w:p>
    <w:p w14:paraId="4ED6E1D2" w14:textId="421DCDBE" w:rsidR="009D0299" w:rsidRDefault="009D0299" w:rsidP="009D0299">
      <w:r w:rsidRPr="009D0299">
        <w:t>image::images/</w:t>
      </w:r>
      <w:r>
        <w:t>Fig03-02CreatingCloudDB</w:t>
      </w:r>
      <w:r w:rsidRPr="009D0299">
        <w:t>.png[</w:t>
      </w:r>
      <w:r>
        <w:t>Creating a free CockroachCloud Database</w:t>
      </w:r>
      <w:r w:rsidRPr="009D0299">
        <w:t>]</w:t>
      </w:r>
    </w:p>
    <w:p w14:paraId="242C3415" w14:textId="77777777" w:rsidR="009D0299" w:rsidRDefault="009D0299" w:rsidP="00BE4818"/>
    <w:p w14:paraId="6E6FD495" w14:textId="77777777" w:rsidR="009D0299" w:rsidRDefault="009D0299" w:rsidP="00BE4818"/>
    <w:p w14:paraId="6FF0D683" w14:textId="74D50380" w:rsidR="009D0299" w:rsidRDefault="006A5836" w:rsidP="009D0299">
      <w:r>
        <w:t xml:space="preserve"> </w:t>
      </w:r>
    </w:p>
    <w:p w14:paraId="0B6CB01E" w14:textId="74F089B2" w:rsidR="008C592D" w:rsidRDefault="008C592D" w:rsidP="00BE4818">
      <w:r>
        <w:rPr>
          <w:noProof/>
        </w:rPr>
        <w:drawing>
          <wp:anchor distT="0" distB="0" distL="114300" distR="114300" simplePos="0" relativeHeight="251658240" behindDoc="0" locked="0" layoutInCell="1" allowOverlap="1" wp14:anchorId="4ADF5E89" wp14:editId="763A9BB0">
            <wp:simplePos x="0" y="0"/>
            <wp:positionH relativeFrom="column">
              <wp:posOffset>0</wp:posOffset>
            </wp:positionH>
            <wp:positionV relativeFrom="paragraph">
              <wp:posOffset>286385</wp:posOffset>
            </wp:positionV>
            <wp:extent cx="5731200" cy="5112000"/>
            <wp:effectExtent l="0" t="0" r="0" b="0"/>
            <wp:wrapTopAndBottom/>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200" cy="5112000"/>
                    </a:xfrm>
                    <a:prstGeom prst="rect">
                      <a:avLst/>
                    </a:prstGeom>
                  </pic:spPr>
                </pic:pic>
              </a:graphicData>
            </a:graphic>
            <wp14:sizeRelH relativeFrom="margin">
              <wp14:pctWidth>0</wp14:pctWidth>
            </wp14:sizeRelH>
            <wp14:sizeRelV relativeFrom="margin">
              <wp14:pctHeight>0</wp14:pctHeight>
            </wp14:sizeRelV>
          </wp:anchor>
        </w:drawing>
      </w:r>
    </w:p>
    <w:p w14:paraId="3E2BDE50" w14:textId="33FC83B9" w:rsidR="00BE4818" w:rsidRDefault="00BE4818" w:rsidP="00BE4818"/>
    <w:p w14:paraId="79560FD1" w14:textId="2AF43658" w:rsidR="00BE4818" w:rsidRDefault="1103BF3E" w:rsidP="00BE4818">
      <w:r>
        <w:t xml:space="preserve">Once created, the *Connection info* dialogue should appear, with information on how to connect to your new cluster – see &lt;&lt;Figure03-03&gt;&gt;.  Download the CA certificate +cc-ca.crt++ by clicking on the first link in the dialogue and store it on your desktop. </w:t>
      </w:r>
    </w:p>
    <w:p w14:paraId="75D596B9" w14:textId="1E041F5C" w:rsidR="006A5836" w:rsidRDefault="006A5836" w:rsidP="00BE4818"/>
    <w:p w14:paraId="221E8C28" w14:textId="083BF99A" w:rsidR="006A5836" w:rsidRDefault="006A5836" w:rsidP="006A5836">
      <w:r>
        <w:t xml:space="preserve">[[Figure03-03]] </w:t>
      </w:r>
      <w:r>
        <w:br/>
        <w:t>.Connecting to CockroachCloud</w:t>
      </w:r>
    </w:p>
    <w:p w14:paraId="08F39B59" w14:textId="229BEEF0" w:rsidR="006A5836" w:rsidRDefault="006A5836" w:rsidP="006A5836">
      <w:r w:rsidRPr="009D0299">
        <w:t>image::images/</w:t>
      </w:r>
      <w:r>
        <w:t>Fig03-03ConnectingCockroachCloud</w:t>
      </w:r>
      <w:r w:rsidRPr="009D0299">
        <w:t>.png[</w:t>
      </w:r>
      <w:r>
        <w:t>Connecting to CockroachCloud</w:t>
      </w:r>
      <w:r w:rsidRPr="009D0299">
        <w:t>]</w:t>
      </w:r>
    </w:p>
    <w:p w14:paraId="1F33D27B" w14:textId="77777777" w:rsidR="006A5836" w:rsidRDefault="006A5836" w:rsidP="00BE4818"/>
    <w:p w14:paraId="2BEBBFD0" w14:textId="53B4017B" w:rsidR="008C592D" w:rsidRDefault="008C592D" w:rsidP="00BE4818">
      <w:r>
        <w:rPr>
          <w:noProof/>
        </w:rPr>
        <w:drawing>
          <wp:inline distT="0" distB="0" distL="0" distR="0" wp14:anchorId="0905CAD9" wp14:editId="75530209">
            <wp:extent cx="5731510" cy="5085079"/>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731510" cy="5085079"/>
                    </a:xfrm>
                    <a:prstGeom prst="rect">
                      <a:avLst/>
                    </a:prstGeom>
                  </pic:spPr>
                </pic:pic>
              </a:graphicData>
            </a:graphic>
          </wp:inline>
        </w:drawing>
      </w:r>
    </w:p>
    <w:p w14:paraId="7BCCB4A7" w14:textId="5428B93C" w:rsidR="00817F1B" w:rsidRDefault="1103BF3E" w:rsidP="00BE4818">
      <w:r>
        <w:t xml:space="preserve">Once the certificate is stored on the desktop, you can use the connection string provided to establish a connection.   Below we copy the +cc-ca.crt+ file into a +`~/.cockroach-certs/ca.crt </w:t>
      </w:r>
      <w:commentRangeStart w:id="49"/>
      <w:commentRangeStart w:id="50"/>
      <w:commentRangeStart w:id="51"/>
      <w:commentRangeEnd w:id="51"/>
      <w:r w:rsidR="3A579060">
        <w:rPr>
          <w:rStyle w:val="CommentReference"/>
        </w:rPr>
        <w:commentReference w:id="51"/>
      </w:r>
      <w:commentRangeEnd w:id="49"/>
      <w:r w:rsidR="3A579060">
        <w:rPr>
          <w:rStyle w:val="CommentReference"/>
        </w:rPr>
        <w:commentReference w:id="49"/>
      </w:r>
      <w:commentRangeEnd w:id="50"/>
      <w:r w:rsidR="3A579060">
        <w:rPr>
          <w:rStyle w:val="CommentReference"/>
        </w:rPr>
        <w:commentReference w:id="50"/>
      </w:r>
      <w:r>
        <w:t xml:space="preserve">+ folder, and then connect to the newly created cloud database. </w:t>
      </w:r>
    </w:p>
    <w:p w14:paraId="65B2F322" w14:textId="77777777" w:rsidR="00A7293F" w:rsidRDefault="00A7293F" w:rsidP="00BE4818"/>
    <w:p w14:paraId="73895F31" w14:textId="250F28E4" w:rsidR="009514BA" w:rsidRDefault="009514BA" w:rsidP="00BE4818">
      <w:r>
        <w:t xml:space="preserve">[source, </w:t>
      </w:r>
      <w:r w:rsidR="00E94334">
        <w:t>bash</w:t>
      </w:r>
      <w:r>
        <w:t>]</w:t>
      </w:r>
      <w:r>
        <w:br/>
        <w:t>----</w:t>
      </w:r>
    </w:p>
    <w:p w14:paraId="569C9865" w14:textId="72FA1EB1" w:rsidR="000A3638" w:rsidRPr="00E76B08" w:rsidRDefault="000A3638" w:rsidP="000A3638">
      <w:pPr>
        <w:pStyle w:val="code"/>
        <w:rPr>
          <w:rFonts w:ascii="Segoe UI Symbol" w:hAnsi="Segoe UI Symbol"/>
        </w:rPr>
        <w:pPrChange w:id="52" w:author="Guy Harrison" w:date="2021-05-08T16:42:00Z">
          <w:pPr/>
        </w:pPrChange>
      </w:pPr>
      <w:r w:rsidRPr="00E76B08">
        <w:rPr>
          <w:rFonts w:ascii="Segoe UI Symbol" w:hAnsi="Segoe UI Symbol"/>
        </w:rPr>
        <w:t>$ mkdir $HOME/.cockroach-certs</w:t>
      </w:r>
    </w:p>
    <w:p w14:paraId="00785E45" w14:textId="77777777" w:rsidR="00E65FB8" w:rsidRPr="00E76B08" w:rsidRDefault="00E65FB8" w:rsidP="000A3638">
      <w:pPr>
        <w:pStyle w:val="code"/>
        <w:rPr>
          <w:rFonts w:ascii="Segoe UI Symbol" w:hAnsi="Segoe UI Symbol"/>
        </w:rPr>
        <w:pPrChange w:id="53" w:author="Guy Harrison" w:date="2021-05-08T16:42:00Z">
          <w:pPr/>
        </w:pPrChange>
      </w:pPr>
    </w:p>
    <w:p w14:paraId="508F42D7" w14:textId="24C53B2F" w:rsidR="000A3638" w:rsidRPr="00E76B08" w:rsidRDefault="000A3638" w:rsidP="000A3638">
      <w:pPr>
        <w:pStyle w:val="code"/>
        <w:rPr>
          <w:rFonts w:ascii="Segoe UI Symbol" w:hAnsi="Segoe UI Symbol"/>
        </w:rPr>
        <w:pPrChange w:id="54" w:author="Guy Harrison" w:date="2021-05-08T16:42:00Z">
          <w:pPr/>
        </w:pPrChange>
      </w:pPr>
      <w:r w:rsidRPr="00E76B08">
        <w:rPr>
          <w:rFonts w:ascii="Segoe UI Symbol" w:hAnsi="Segoe UI Symbol"/>
        </w:rPr>
        <w:t>$ cp $HOME/Downloads/cc-ca.crt $HOME/.cockroach-certs</w:t>
      </w:r>
      <w:ins w:id="55" w:author="Guy Harrison" w:date="2021-05-08T16:42:00Z">
        <w:r w:rsidRPr="000A3638">
          <w:rPr>
            <w:rFonts w:ascii="Segoe UI Symbol" w:hAnsi="Segoe UI Symbol" w:cs="Segoe UI Symbol"/>
          </w:rPr>
          <w:t>/ca.crt</w:t>
        </w:r>
      </w:ins>
      <w:r w:rsidRPr="00E76B08">
        <w:rPr>
          <w:rFonts w:ascii="Segoe UI Symbol" w:hAnsi="Segoe UI Symbol"/>
        </w:rPr>
        <w:t xml:space="preserve"> </w:t>
      </w:r>
    </w:p>
    <w:p w14:paraId="3D7C43CE" w14:textId="77777777" w:rsidR="00E65FB8" w:rsidRPr="00E76B08" w:rsidRDefault="00E65FB8" w:rsidP="000A3638">
      <w:pPr>
        <w:pStyle w:val="code"/>
        <w:rPr>
          <w:rFonts w:ascii="Segoe UI Symbol" w:hAnsi="Segoe UI Symbol"/>
        </w:rPr>
        <w:pPrChange w:id="56" w:author="Guy Harrison" w:date="2021-05-08T16:42:00Z">
          <w:pPr/>
        </w:pPrChange>
      </w:pPr>
    </w:p>
    <w:p w14:paraId="23041E61" w14:textId="5B651F35" w:rsidR="000A3638" w:rsidRPr="000A3638" w:rsidRDefault="000A3638" w:rsidP="000A3638">
      <w:pPr>
        <w:pStyle w:val="code"/>
        <w:rPr>
          <w:rFonts w:ascii="Segoe UI Symbol" w:hAnsi="Segoe UI Symbol"/>
          <w:rPrChange w:id="57" w:author="Guy Harrison" w:date="2021-05-08T16:42:00Z">
            <w:rPr/>
          </w:rPrChange>
        </w:rPr>
      </w:pPr>
      <w:r w:rsidRPr="000A3638">
        <w:rPr>
          <w:rFonts w:ascii="Segoe UI Symbol" w:hAnsi="Segoe UI Symbol" w:cs="Segoe UI Symbol"/>
        </w:rPr>
        <w:t>$ cockroach sql --url 'postgres://guy:b4_jPoEYw4_Ixsj7@free-tier6.gcp-asia-southeast1.cockroachlabs.cloud:26257/defaultdb?sslmode=verify-full&amp;sslrootcert=/Users/guyharrison/.cockroach-certs/</w:t>
      </w:r>
      <w:del w:id="58" w:author="Guy Harrison" w:date="2021-05-08T16:42:00Z">
        <w:r w:rsidR="00684071" w:rsidRPr="00684071">
          <w:rPr>
            <w:rFonts w:ascii="Segoe UI Symbol" w:hAnsi="Segoe UI Symbol" w:cs="Segoe UI Symbol"/>
          </w:rPr>
          <w:delText>cc-</w:delText>
        </w:r>
      </w:del>
      <w:r w:rsidRPr="000A3638">
        <w:rPr>
          <w:rFonts w:ascii="Segoe UI Symbol" w:hAnsi="Segoe UI Symbol" w:cs="Segoe UI Symbol"/>
        </w:rPr>
        <w:t>ca.crt&amp;options=--cluster=grumpy-orca-56'</w:t>
      </w:r>
    </w:p>
    <w:p w14:paraId="700E34C5" w14:textId="77777777" w:rsidR="000A3638" w:rsidRPr="000A3638" w:rsidRDefault="000A3638" w:rsidP="000A3638">
      <w:pPr>
        <w:pStyle w:val="code"/>
        <w:rPr>
          <w:rFonts w:ascii="Segoe UI Symbol" w:hAnsi="Segoe UI Symbol"/>
          <w:rPrChange w:id="59" w:author="Guy Harrison" w:date="2021-05-08T16:42:00Z">
            <w:rPr/>
          </w:rPrChange>
        </w:rPr>
      </w:pPr>
      <w:r w:rsidRPr="000A3638">
        <w:rPr>
          <w:rFonts w:ascii="Segoe UI Symbol" w:hAnsi="Segoe UI Symbol"/>
          <w:rPrChange w:id="60" w:author="Guy Harrison" w:date="2021-05-08T16:42:00Z">
            <w:rPr/>
          </w:rPrChange>
        </w:rPr>
        <w:t>#</w:t>
      </w:r>
    </w:p>
    <w:p w14:paraId="6C0B58FB" w14:textId="77777777" w:rsidR="000A3638" w:rsidRPr="000A3638" w:rsidRDefault="000A3638" w:rsidP="000A3638">
      <w:pPr>
        <w:pStyle w:val="code"/>
        <w:rPr>
          <w:rFonts w:ascii="Segoe UI Symbol" w:hAnsi="Segoe UI Symbol"/>
          <w:rPrChange w:id="61" w:author="Guy Harrison" w:date="2021-05-08T16:42:00Z">
            <w:rPr/>
          </w:rPrChange>
        </w:rPr>
      </w:pPr>
      <w:r w:rsidRPr="000A3638">
        <w:rPr>
          <w:rFonts w:ascii="Segoe UI Symbol" w:hAnsi="Segoe UI Symbol"/>
          <w:rPrChange w:id="62" w:author="Guy Harrison" w:date="2021-05-08T16:42:00Z">
            <w:rPr/>
          </w:rPrChange>
        </w:rPr>
        <w:t># Welcome to the CockroachDB SQL shell.</w:t>
      </w:r>
    </w:p>
    <w:p w14:paraId="0A619949" w14:textId="77777777" w:rsidR="000A3638" w:rsidRPr="000A3638" w:rsidRDefault="000A3638" w:rsidP="000A3638">
      <w:pPr>
        <w:pStyle w:val="code"/>
        <w:rPr>
          <w:rFonts w:ascii="Segoe UI Symbol" w:hAnsi="Segoe UI Symbol"/>
          <w:rPrChange w:id="63" w:author="Guy Harrison" w:date="2021-05-08T16:42:00Z">
            <w:rPr/>
          </w:rPrChange>
        </w:rPr>
      </w:pPr>
      <w:r w:rsidRPr="000A3638">
        <w:rPr>
          <w:rFonts w:ascii="Segoe UI Symbol" w:hAnsi="Segoe UI Symbol"/>
          <w:rPrChange w:id="64" w:author="Guy Harrison" w:date="2021-05-08T16:42:00Z">
            <w:rPr/>
          </w:rPrChange>
        </w:rPr>
        <w:t># All statements must be terminated by a semicolon.</w:t>
      </w:r>
    </w:p>
    <w:p w14:paraId="5D4241FC" w14:textId="77777777" w:rsidR="000A3638" w:rsidRPr="000A3638" w:rsidRDefault="000A3638" w:rsidP="000A3638">
      <w:pPr>
        <w:pStyle w:val="code"/>
        <w:rPr>
          <w:rFonts w:ascii="Segoe UI Symbol" w:hAnsi="Segoe UI Symbol"/>
          <w:rPrChange w:id="65" w:author="Guy Harrison" w:date="2021-05-08T16:42:00Z">
            <w:rPr/>
          </w:rPrChange>
        </w:rPr>
      </w:pPr>
      <w:r w:rsidRPr="000A3638">
        <w:rPr>
          <w:rFonts w:ascii="Segoe UI Symbol" w:hAnsi="Segoe UI Symbol"/>
          <w:rPrChange w:id="66" w:author="Guy Harrison" w:date="2021-05-08T16:42:00Z">
            <w:rPr/>
          </w:rPrChange>
        </w:rPr>
        <w:t># To exit, type: \q.</w:t>
      </w:r>
    </w:p>
    <w:p w14:paraId="51EA50CA" w14:textId="77777777" w:rsidR="000A3638" w:rsidRPr="000A3638" w:rsidRDefault="000A3638" w:rsidP="000A3638">
      <w:pPr>
        <w:pStyle w:val="code"/>
        <w:rPr>
          <w:rFonts w:ascii="Segoe UI Symbol" w:hAnsi="Segoe UI Symbol"/>
          <w:rPrChange w:id="67" w:author="Guy Harrison" w:date="2021-05-08T16:42:00Z">
            <w:rPr/>
          </w:rPrChange>
        </w:rPr>
      </w:pPr>
      <w:r w:rsidRPr="000A3638">
        <w:rPr>
          <w:rFonts w:ascii="Segoe UI Symbol" w:hAnsi="Segoe UI Symbol"/>
          <w:rPrChange w:id="68" w:author="Guy Harrison" w:date="2021-05-08T16:42:00Z">
            <w:rPr/>
          </w:rPrChange>
        </w:rPr>
        <w:t>#</w:t>
      </w:r>
    </w:p>
    <w:p w14:paraId="252A32F8" w14:textId="77777777" w:rsidR="000A3638" w:rsidRPr="000A3638" w:rsidRDefault="000A3638" w:rsidP="000A3638">
      <w:pPr>
        <w:pStyle w:val="code"/>
        <w:rPr>
          <w:rFonts w:ascii="Segoe UI Symbol" w:hAnsi="Segoe UI Symbol"/>
          <w:rPrChange w:id="69" w:author="Guy Harrison" w:date="2021-05-08T16:42:00Z">
            <w:rPr/>
          </w:rPrChange>
        </w:rPr>
      </w:pPr>
      <w:r w:rsidRPr="000A3638">
        <w:rPr>
          <w:rFonts w:ascii="Segoe UI Symbol" w:hAnsi="Segoe UI Symbol"/>
          <w:rPrChange w:id="70" w:author="Guy Harrison" w:date="2021-05-08T16:42:00Z">
            <w:rPr/>
          </w:rPrChange>
        </w:rPr>
        <w:t># Client version: CockroachDB CCL v20.2.4 (x86_64-apple-darwin14, built 2021/01/21 00:12:56, go1.13.14)</w:t>
      </w:r>
    </w:p>
    <w:p w14:paraId="5EF228E9" w14:textId="77777777" w:rsidR="000A3638" w:rsidRPr="000A3638" w:rsidRDefault="000A3638" w:rsidP="000A3638">
      <w:pPr>
        <w:pStyle w:val="code"/>
        <w:rPr>
          <w:rFonts w:ascii="Segoe UI Symbol" w:hAnsi="Segoe UI Symbol"/>
          <w:rPrChange w:id="71" w:author="Guy Harrison" w:date="2021-05-08T16:42:00Z">
            <w:rPr/>
          </w:rPrChange>
        </w:rPr>
      </w:pPr>
      <w:r w:rsidRPr="000A3638">
        <w:rPr>
          <w:rFonts w:ascii="Segoe UI Symbol" w:hAnsi="Segoe UI Symbol"/>
          <w:rPrChange w:id="72" w:author="Guy Harrison" w:date="2021-05-08T16:42:00Z">
            <w:rPr/>
          </w:rPrChange>
        </w:rPr>
        <w:t># Server version: CockroachDB CCL v20.2.8 (x86_64-unknown-linux-gnu, built 2021/04/23 13:54:57, go1.13.14)</w:t>
      </w:r>
    </w:p>
    <w:p w14:paraId="0B18642A" w14:textId="77777777" w:rsidR="000A3638" w:rsidRPr="000A3638" w:rsidRDefault="000A3638" w:rsidP="000A3638">
      <w:pPr>
        <w:pStyle w:val="code"/>
        <w:rPr>
          <w:rFonts w:ascii="Segoe UI Symbol" w:hAnsi="Segoe UI Symbol"/>
          <w:rPrChange w:id="73" w:author="Guy Harrison" w:date="2021-05-08T16:42:00Z">
            <w:rPr/>
          </w:rPrChange>
        </w:rPr>
      </w:pPr>
      <w:r w:rsidRPr="000A3638">
        <w:rPr>
          <w:rFonts w:ascii="Segoe UI Symbol" w:hAnsi="Segoe UI Symbol"/>
          <w:rPrChange w:id="74" w:author="Guy Harrison" w:date="2021-05-08T16:42:00Z">
            <w:rPr/>
          </w:rPrChange>
        </w:rPr>
        <w:t># Cluster ID: 45851b67-5277-4795-aab9-390c70a78786</w:t>
      </w:r>
    </w:p>
    <w:p w14:paraId="41C759DA" w14:textId="77777777" w:rsidR="000A3638" w:rsidRPr="000A3638" w:rsidRDefault="000A3638" w:rsidP="000A3638">
      <w:pPr>
        <w:pStyle w:val="code"/>
        <w:rPr>
          <w:rFonts w:ascii="Segoe UI Symbol" w:hAnsi="Segoe UI Symbol"/>
          <w:rPrChange w:id="75" w:author="Guy Harrison" w:date="2021-05-08T16:42:00Z">
            <w:rPr/>
          </w:rPrChange>
        </w:rPr>
      </w:pPr>
      <w:r w:rsidRPr="000A3638">
        <w:rPr>
          <w:rFonts w:ascii="Segoe UI Symbol" w:hAnsi="Segoe UI Symbol"/>
          <w:rPrChange w:id="76" w:author="Guy Harrison" w:date="2021-05-08T16:42:00Z">
            <w:rPr/>
          </w:rPrChange>
        </w:rPr>
        <w:t>#</w:t>
      </w:r>
    </w:p>
    <w:p w14:paraId="17CEDBAF" w14:textId="77777777" w:rsidR="000A3638" w:rsidRPr="000A3638" w:rsidRDefault="000A3638" w:rsidP="000A3638">
      <w:pPr>
        <w:pStyle w:val="code"/>
        <w:rPr>
          <w:rFonts w:ascii="Segoe UI Symbol" w:hAnsi="Segoe UI Symbol"/>
          <w:rPrChange w:id="77" w:author="Guy Harrison" w:date="2021-05-08T16:42:00Z">
            <w:rPr/>
          </w:rPrChange>
        </w:rPr>
      </w:pPr>
      <w:r w:rsidRPr="000A3638">
        <w:rPr>
          <w:rFonts w:ascii="Segoe UI Symbol" w:hAnsi="Segoe UI Symbol"/>
          <w:rPrChange w:id="78" w:author="Guy Harrison" w:date="2021-05-08T16:42:00Z">
            <w:rPr/>
          </w:rPrChange>
        </w:rPr>
        <w:t># Enter \? for a brief introduction.</w:t>
      </w:r>
    </w:p>
    <w:p w14:paraId="75CE9A18" w14:textId="77777777" w:rsidR="000A3638" w:rsidRPr="000A3638" w:rsidRDefault="000A3638" w:rsidP="000A3638">
      <w:pPr>
        <w:pStyle w:val="code"/>
        <w:rPr>
          <w:rFonts w:ascii="Segoe UI Symbol" w:hAnsi="Segoe UI Symbol"/>
          <w:rPrChange w:id="79" w:author="Guy Harrison" w:date="2021-05-08T16:42:00Z">
            <w:rPr/>
          </w:rPrChange>
        </w:rPr>
      </w:pPr>
      <w:r w:rsidRPr="000A3638">
        <w:rPr>
          <w:rFonts w:ascii="Segoe UI Symbol" w:hAnsi="Segoe UI Symbol"/>
          <w:rPrChange w:id="80" w:author="Guy Harrison" w:date="2021-05-08T16:42:00Z">
            <w:rPr/>
          </w:rPrChange>
        </w:rPr>
        <w:t>#</w:t>
      </w:r>
    </w:p>
    <w:p w14:paraId="30984EC6" w14:textId="516B0A92" w:rsidR="00792DFE" w:rsidRDefault="000A3638" w:rsidP="00E65FB8">
      <w:pPr>
        <w:pStyle w:val="code"/>
      </w:pPr>
      <w:r w:rsidRPr="000A3638">
        <w:rPr>
          <w:rFonts w:ascii="Segoe UI Symbol" w:hAnsi="Segoe UI Symbol"/>
          <w:rPrChange w:id="81" w:author="Guy Harrison" w:date="2021-05-08T16:42:00Z">
            <w:rPr/>
          </w:rPrChange>
        </w:rPr>
        <w:t xml:space="preserve">guy@free-tier6.gcp-asia-southeast1.cockroachlabs.cloud:26257/defaultdb&gt; </w:t>
      </w:r>
      <w:del w:id="82" w:author="Guy Harrison" w:date="2021-05-08T16:42:00Z">
        <w:r w:rsidR="00585F2A">
          <w:br/>
          <w:delText xml:space="preserve">  </w:delText>
        </w:r>
      </w:del>
      <w:r w:rsidR="00E65FB8">
        <w:rPr>
          <w:rFonts w:ascii="Segoe UI Symbol" w:hAnsi="Segoe UI Symbol"/>
          <w:rPrChange w:id="83" w:author="Guy Harrison" w:date="2021-05-08T16:42:00Z">
            <w:rPr/>
          </w:rPrChange>
        </w:rPr>
        <w:t xml:space="preserve"> </w:t>
      </w:r>
      <w:r w:rsidR="00792DFE">
        <w:t>show databases</w:t>
      </w:r>
      <w:r w:rsidR="00585F2A">
        <w:t>;</w:t>
      </w:r>
    </w:p>
    <w:p w14:paraId="504A5A80" w14:textId="77777777" w:rsidR="00115AC3" w:rsidRDefault="00115AC3" w:rsidP="009514BA">
      <w:pPr>
        <w:pStyle w:val="code"/>
      </w:pPr>
    </w:p>
    <w:p w14:paraId="102D784A" w14:textId="0354338D" w:rsidR="00792DFE" w:rsidRDefault="00792DFE" w:rsidP="009514BA">
      <w:pPr>
        <w:pStyle w:val="code"/>
      </w:pPr>
      <w:r>
        <w:t xml:space="preserve">  database_name | owner</w:t>
      </w:r>
    </w:p>
    <w:p w14:paraId="3B6C77DD" w14:textId="77777777" w:rsidR="00792DFE" w:rsidRDefault="00792DFE" w:rsidP="009514BA">
      <w:pPr>
        <w:pStyle w:val="code"/>
      </w:pPr>
      <w:r>
        <w:t>----------------+--------</w:t>
      </w:r>
    </w:p>
    <w:p w14:paraId="4B3F2FFA" w14:textId="77777777" w:rsidR="00792DFE" w:rsidRDefault="00792DFE" w:rsidP="009514BA">
      <w:pPr>
        <w:pStyle w:val="code"/>
      </w:pPr>
      <w:r>
        <w:t xml:space="preserve">  defaultdb     | root</w:t>
      </w:r>
    </w:p>
    <w:p w14:paraId="522069BA" w14:textId="77777777" w:rsidR="00792DFE" w:rsidRDefault="00792DFE" w:rsidP="009514BA">
      <w:pPr>
        <w:pStyle w:val="code"/>
      </w:pPr>
      <w:r>
        <w:t xml:space="preserve">  postgres      | root</w:t>
      </w:r>
    </w:p>
    <w:p w14:paraId="4084F197" w14:textId="77777777" w:rsidR="00792DFE" w:rsidRDefault="00792DFE" w:rsidP="009514BA">
      <w:pPr>
        <w:pStyle w:val="code"/>
      </w:pPr>
      <w:r>
        <w:t xml:space="preserve">  system        | node</w:t>
      </w:r>
    </w:p>
    <w:p w14:paraId="473512B5" w14:textId="77777777" w:rsidR="00792DFE" w:rsidRDefault="00792DFE" w:rsidP="009514BA">
      <w:pPr>
        <w:pStyle w:val="code"/>
      </w:pPr>
      <w:r>
        <w:t>(3 rows)</w:t>
      </w:r>
    </w:p>
    <w:p w14:paraId="5A1B9653" w14:textId="77777777" w:rsidR="00792DFE" w:rsidRDefault="00792DFE" w:rsidP="009514BA">
      <w:pPr>
        <w:pStyle w:val="code"/>
      </w:pPr>
    </w:p>
    <w:p w14:paraId="78087DC4" w14:textId="41E78875" w:rsidR="00792DFE" w:rsidRDefault="00792DFE" w:rsidP="009514BA">
      <w:pPr>
        <w:pStyle w:val="code"/>
      </w:pPr>
      <w:r>
        <w:t>Time: 106ms total (execution 7ms / network 100ms)</w:t>
      </w:r>
      <w:r w:rsidR="009514BA">
        <w:br/>
        <w:t>----</w:t>
      </w:r>
      <w:r w:rsidR="009514BA">
        <w:br/>
      </w:r>
      <w:r w:rsidR="009514BA">
        <w:br/>
      </w:r>
    </w:p>
    <w:p w14:paraId="39D3C8F9" w14:textId="21F11C43" w:rsidR="00817F1B" w:rsidRDefault="3A579060" w:rsidP="00BE4818">
      <w:r>
        <w:t>.CockroachCloud passwords</w:t>
      </w:r>
    </w:p>
    <w:p w14:paraId="04506D54" w14:textId="1DD9F476" w:rsidR="00817F1B" w:rsidRDefault="00817F1B" w:rsidP="00BE4818">
      <w:r>
        <w:t>****</w:t>
      </w:r>
    </w:p>
    <w:p w14:paraId="03795F89" w14:textId="4D841ED8" w:rsidR="00817F1B" w:rsidRDefault="00CE2136" w:rsidP="00BE4818">
      <w:r>
        <w:t xml:space="preserve">Note that the password in the connection string is *not* the password you provided to connect to </w:t>
      </w:r>
      <w:r w:rsidR="00150C19">
        <w:t>your</w:t>
      </w:r>
      <w:r>
        <w:t xml:space="preserve"> CockroachCloud </w:t>
      </w:r>
      <w:r w:rsidR="00150C19">
        <w:t xml:space="preserve">account.  Your CockroachCloud account might be associated with many databases, each of which has its own password.  </w:t>
      </w:r>
    </w:p>
    <w:p w14:paraId="5DAB2BFD" w14:textId="374D0D17" w:rsidR="008C592D" w:rsidRDefault="00150C19" w:rsidP="00BE4818">
      <w:r>
        <w:t xml:space="preserve">The password shown in the connection dialogue </w:t>
      </w:r>
      <w:r w:rsidR="00817F1B">
        <w:t>in &lt;&lt;Figure03-03&gt;&gt;</w:t>
      </w:r>
      <w:r>
        <w:t xml:space="preserve"> will be show</w:t>
      </w:r>
      <w:r w:rsidR="00817F1B">
        <w:t>n</w:t>
      </w:r>
      <w:r>
        <w:t xml:space="preserve"> only if you hover over the +REVEAL_PASSWORD+ link and </w:t>
      </w:r>
      <w:r w:rsidR="00817F1B">
        <w:t xml:space="preserve">will only be shown </w:t>
      </w:r>
      <w:r w:rsidR="00A4562F">
        <w:t xml:space="preserve">at this point in the database creation. </w:t>
      </w:r>
      <w:r w:rsidR="003C3355">
        <w:t>It'</w:t>
      </w:r>
      <w:r w:rsidR="00A4562F">
        <w:t xml:space="preserve">s up to you to save that password and keep it safe. </w:t>
      </w:r>
    </w:p>
    <w:p w14:paraId="4E9533E9" w14:textId="77B4A3BB" w:rsidR="00817F1B" w:rsidRDefault="00817F1B" w:rsidP="00BE4818">
      <w:r>
        <w:t>****</w:t>
      </w:r>
    </w:p>
    <w:p w14:paraId="4E1ED4F6" w14:textId="2108929D" w:rsidR="00CF43A0" w:rsidRPr="00B02315" w:rsidRDefault="00CF43A0" w:rsidP="00A25538"/>
    <w:p w14:paraId="17E8BE8D" w14:textId="78F96071" w:rsidR="001476C4" w:rsidRDefault="001476C4" w:rsidP="001476C4">
      <w:pPr>
        <w:pStyle w:val="Heading3"/>
      </w:pPr>
      <w:r>
        <w:t>Starting a local single</w:t>
      </w:r>
      <w:r w:rsidR="00373BB7">
        <w:t>-</w:t>
      </w:r>
      <w:r>
        <w:t>node server</w:t>
      </w:r>
    </w:p>
    <w:p w14:paraId="4D91ED2C" w14:textId="11F5CA16" w:rsidR="001476C4" w:rsidRDefault="001476C4" w:rsidP="001476C4">
      <w:r>
        <w:t>As we</w:t>
      </w:r>
      <w:r w:rsidR="003C3355">
        <w:t>'</w:t>
      </w:r>
      <w:r>
        <w:t xml:space="preserve">ve seen above, you can </w:t>
      </w:r>
      <w:r w:rsidR="00BD7A29">
        <w:t>use the +cockroach demo+ command to start a temporary demo cluster</w:t>
      </w:r>
      <w:r w:rsidR="00373BB7">
        <w:t>,</w:t>
      </w:r>
      <w:r w:rsidR="00115AC3">
        <w:t xml:space="preserve"> and we can quickly create a </w:t>
      </w:r>
      <w:r w:rsidR="00E10DE2">
        <w:t>free CockroachCloud server</w:t>
      </w:r>
      <w:r w:rsidR="00BD7A29">
        <w:t>.  But if you want to start a single-node CockroachDB  with persistent storage</w:t>
      </w:r>
      <w:r w:rsidR="00632F64">
        <w:t xml:space="preserve"> on your own hardware</w:t>
      </w:r>
      <w:r w:rsidR="00BD7A29">
        <w:t xml:space="preserve">, </w:t>
      </w:r>
      <w:r w:rsidR="002336D6">
        <w:t>you can use the +start=single-node+ option:</w:t>
      </w:r>
    </w:p>
    <w:p w14:paraId="549BFFCD" w14:textId="77777777" w:rsidR="00F37AF3" w:rsidRDefault="00F37AF3" w:rsidP="001476C4"/>
    <w:p w14:paraId="2094FF5E" w14:textId="77777777" w:rsidR="001777E4" w:rsidRDefault="001777E4" w:rsidP="001777E4">
      <w:pPr>
        <w:pStyle w:val="code"/>
      </w:pPr>
      <w:r>
        <w:t>[source,bash]</w:t>
      </w:r>
    </w:p>
    <w:p w14:paraId="0F156AFB" w14:textId="77777777" w:rsidR="001777E4" w:rsidRDefault="001777E4" w:rsidP="001777E4">
      <w:pPr>
        <w:pStyle w:val="code"/>
      </w:pPr>
      <w:r>
        <w:t>----</w:t>
      </w:r>
    </w:p>
    <w:p w14:paraId="33B77875" w14:textId="77777777" w:rsidR="001777E4" w:rsidRDefault="001777E4" w:rsidP="001476C4"/>
    <w:p w14:paraId="4E265ECE" w14:textId="61F8A03F" w:rsidR="002336D6" w:rsidRDefault="00364D7B" w:rsidP="002336D6">
      <w:pPr>
        <w:pStyle w:val="code"/>
      </w:pPr>
      <w:r>
        <w:t>$</w:t>
      </w:r>
      <w:r w:rsidR="002336D6">
        <w:t xml:space="preserve"> cockroach start-single-node --insecure </w:t>
      </w:r>
    </w:p>
    <w:p w14:paraId="310FEEF0" w14:textId="77777777" w:rsidR="002336D6" w:rsidRDefault="002336D6" w:rsidP="002336D6">
      <w:pPr>
        <w:pStyle w:val="code"/>
      </w:pPr>
      <w:r>
        <w:t>*</w:t>
      </w:r>
    </w:p>
    <w:p w14:paraId="4B4E2875" w14:textId="77777777" w:rsidR="002336D6" w:rsidRDefault="002336D6" w:rsidP="002336D6">
      <w:pPr>
        <w:pStyle w:val="code"/>
      </w:pPr>
      <w:r>
        <w:t>* WARNING: ALL SECURITY CONTROLS HAVE BEEN DISABLED!</w:t>
      </w:r>
    </w:p>
    <w:p w14:paraId="1072DDFC" w14:textId="77777777" w:rsidR="002336D6" w:rsidRDefault="002336D6" w:rsidP="002336D6">
      <w:pPr>
        <w:pStyle w:val="code"/>
      </w:pPr>
      <w:r>
        <w:t>*</w:t>
      </w:r>
    </w:p>
    <w:p w14:paraId="21BAB8FB" w14:textId="77777777" w:rsidR="002336D6" w:rsidRDefault="002336D6" w:rsidP="002336D6">
      <w:pPr>
        <w:pStyle w:val="code"/>
      </w:pPr>
      <w:r>
        <w:t>* This mode is intended for non-production testing only.</w:t>
      </w:r>
    </w:p>
    <w:p w14:paraId="13574403" w14:textId="77777777" w:rsidR="002336D6" w:rsidRDefault="002336D6" w:rsidP="002336D6">
      <w:pPr>
        <w:pStyle w:val="code"/>
      </w:pPr>
      <w:r>
        <w:t>*</w:t>
      </w:r>
    </w:p>
    <w:p w14:paraId="15D8DDDE" w14:textId="77777777" w:rsidR="002336D6" w:rsidRDefault="002336D6" w:rsidP="002336D6">
      <w:pPr>
        <w:pStyle w:val="code"/>
      </w:pPr>
      <w:r>
        <w:t>* In this mode:</w:t>
      </w:r>
    </w:p>
    <w:p w14:paraId="3BC438A8" w14:textId="77777777" w:rsidR="002336D6" w:rsidRDefault="002336D6" w:rsidP="002336D6">
      <w:pPr>
        <w:pStyle w:val="code"/>
      </w:pPr>
      <w:r>
        <w:t>* - Your cluster is open to any client that can access any of your IP addresses.</w:t>
      </w:r>
    </w:p>
    <w:p w14:paraId="71BE68E8" w14:textId="77777777" w:rsidR="002336D6" w:rsidRDefault="002336D6" w:rsidP="002336D6">
      <w:pPr>
        <w:pStyle w:val="code"/>
      </w:pPr>
      <w:r>
        <w:t>* - Intruders with access to your machine or network can observe client-server traffic.</w:t>
      </w:r>
    </w:p>
    <w:p w14:paraId="30CB915B" w14:textId="77777777" w:rsidR="002336D6" w:rsidRDefault="002336D6" w:rsidP="002336D6">
      <w:pPr>
        <w:pStyle w:val="code"/>
      </w:pPr>
      <w:r>
        <w:t>* - Intruders can log in without password and read or write any data in the cluster.</w:t>
      </w:r>
    </w:p>
    <w:p w14:paraId="0C941A51" w14:textId="77777777" w:rsidR="002336D6" w:rsidRDefault="002336D6" w:rsidP="002336D6">
      <w:pPr>
        <w:pStyle w:val="code"/>
      </w:pPr>
      <w:r>
        <w:t>* - Intruders can consume all your server's resources and cause unavailability.</w:t>
      </w:r>
    </w:p>
    <w:p w14:paraId="28C24921" w14:textId="77777777" w:rsidR="002336D6" w:rsidRDefault="002336D6" w:rsidP="002336D6">
      <w:pPr>
        <w:pStyle w:val="code"/>
      </w:pPr>
      <w:r>
        <w:t>*</w:t>
      </w:r>
    </w:p>
    <w:p w14:paraId="407C3734" w14:textId="77777777" w:rsidR="002336D6" w:rsidRDefault="002336D6" w:rsidP="002336D6">
      <w:pPr>
        <w:pStyle w:val="code"/>
      </w:pPr>
      <w:r>
        <w:t>*</w:t>
      </w:r>
    </w:p>
    <w:p w14:paraId="785E92EA" w14:textId="77777777" w:rsidR="002336D6" w:rsidRDefault="002336D6" w:rsidP="002336D6">
      <w:pPr>
        <w:pStyle w:val="code"/>
      </w:pPr>
      <w:r>
        <w:t>* INFO: To start a secure server without mandating TLS for clients,</w:t>
      </w:r>
    </w:p>
    <w:p w14:paraId="5F3710B8" w14:textId="77777777" w:rsidR="002336D6" w:rsidRDefault="002336D6" w:rsidP="002336D6">
      <w:pPr>
        <w:pStyle w:val="code"/>
      </w:pPr>
      <w:r>
        <w:t>* consider --accept-sql-without-tls instead. For other options, see:</w:t>
      </w:r>
    </w:p>
    <w:p w14:paraId="5E894A78" w14:textId="77777777" w:rsidR="002336D6" w:rsidRDefault="002336D6" w:rsidP="002336D6">
      <w:pPr>
        <w:pStyle w:val="code"/>
      </w:pPr>
      <w:r>
        <w:t>*</w:t>
      </w:r>
    </w:p>
    <w:p w14:paraId="53FABF73" w14:textId="77777777" w:rsidR="002336D6" w:rsidRDefault="002336D6" w:rsidP="002336D6">
      <w:pPr>
        <w:pStyle w:val="code"/>
      </w:pPr>
      <w:r>
        <w:t>* - https://go.crdb.dev/issue-v/53404/v20.2</w:t>
      </w:r>
    </w:p>
    <w:p w14:paraId="558F8128" w14:textId="77777777" w:rsidR="002336D6" w:rsidRDefault="002336D6" w:rsidP="002336D6">
      <w:pPr>
        <w:pStyle w:val="code"/>
      </w:pPr>
      <w:r>
        <w:t>* - https://www.cockroachlabs.com/docs/v20.2/secure-a-cluster.html</w:t>
      </w:r>
    </w:p>
    <w:p w14:paraId="7D5AC853" w14:textId="77777777" w:rsidR="002336D6" w:rsidRDefault="002336D6" w:rsidP="002336D6">
      <w:pPr>
        <w:pStyle w:val="code"/>
      </w:pPr>
      <w:r>
        <w:t>*</w:t>
      </w:r>
    </w:p>
    <w:p w14:paraId="1EC40E77" w14:textId="77777777" w:rsidR="002336D6" w:rsidRDefault="002336D6" w:rsidP="002336D6">
      <w:pPr>
        <w:pStyle w:val="code"/>
      </w:pPr>
      <w:r>
        <w:t>*</w:t>
      </w:r>
    </w:p>
    <w:p w14:paraId="626BBDE0" w14:textId="77777777" w:rsidR="002336D6" w:rsidRDefault="002336D6" w:rsidP="002336D6">
      <w:pPr>
        <w:pStyle w:val="code"/>
      </w:pPr>
      <w:r>
        <w:t>* WARNING: neither --listen-addr nor --advertise-addr was specified.</w:t>
      </w:r>
    </w:p>
    <w:p w14:paraId="5A6021A0" w14:textId="77777777" w:rsidR="002336D6" w:rsidRDefault="002336D6" w:rsidP="002336D6">
      <w:pPr>
        <w:pStyle w:val="code"/>
      </w:pPr>
      <w:r>
        <w:t>* The server will advertise "mubuntu" to other nodes, is this routable?</w:t>
      </w:r>
    </w:p>
    <w:p w14:paraId="34F6DC81" w14:textId="77777777" w:rsidR="002336D6" w:rsidRDefault="002336D6" w:rsidP="002336D6">
      <w:pPr>
        <w:pStyle w:val="code"/>
      </w:pPr>
      <w:r>
        <w:t>*</w:t>
      </w:r>
    </w:p>
    <w:p w14:paraId="7D76117C" w14:textId="77777777" w:rsidR="002336D6" w:rsidRDefault="002336D6" w:rsidP="002336D6">
      <w:pPr>
        <w:pStyle w:val="code"/>
      </w:pPr>
      <w:r>
        <w:t>* Consider using:</w:t>
      </w:r>
    </w:p>
    <w:p w14:paraId="3589ACF8" w14:textId="77777777" w:rsidR="002336D6" w:rsidRDefault="002336D6" w:rsidP="002336D6">
      <w:pPr>
        <w:pStyle w:val="code"/>
      </w:pPr>
      <w:r>
        <w:t>* - for local-only servers:  --listen-addr=localhost</w:t>
      </w:r>
    </w:p>
    <w:p w14:paraId="6F2FE7B3" w14:textId="43B5CAA4" w:rsidR="002336D6" w:rsidRDefault="002336D6" w:rsidP="002336D6">
      <w:pPr>
        <w:pStyle w:val="code"/>
      </w:pPr>
      <w:r>
        <w:t>* - for multi-node clusters: --advertise-addr=&lt;host/IP addr&gt;</w:t>
      </w:r>
    </w:p>
    <w:p w14:paraId="302BDCE8" w14:textId="68842078" w:rsidR="001777E4" w:rsidRPr="001476C4" w:rsidRDefault="001777E4" w:rsidP="002336D6">
      <w:pPr>
        <w:pStyle w:val="code"/>
      </w:pPr>
      <w:r>
        <w:t>----</w:t>
      </w:r>
    </w:p>
    <w:p w14:paraId="3D1D1B0E" w14:textId="1E81083F" w:rsidR="001476C4" w:rsidRDefault="001476C4" w:rsidP="00C927C7"/>
    <w:p w14:paraId="0D42444A" w14:textId="1A287CDC" w:rsidR="00EB4499" w:rsidRDefault="002336D6" w:rsidP="00C927C7">
      <w:r>
        <w:t xml:space="preserve">This will start a single node </w:t>
      </w:r>
      <w:r w:rsidR="00EB4499">
        <w:t xml:space="preserve">CockroachDB cluster with no security.  To connect to this server we can use the +cockroach sql+ command with the default connection string: </w:t>
      </w:r>
    </w:p>
    <w:p w14:paraId="4B573B3E" w14:textId="77777777" w:rsidR="00F37AF3" w:rsidRDefault="00F37AF3" w:rsidP="00C927C7"/>
    <w:p w14:paraId="720FCC57" w14:textId="77777777" w:rsidR="001777E4" w:rsidRDefault="001777E4" w:rsidP="001777E4">
      <w:pPr>
        <w:pStyle w:val="code"/>
      </w:pPr>
      <w:r>
        <w:t>[source,bash]</w:t>
      </w:r>
    </w:p>
    <w:p w14:paraId="631F1253" w14:textId="77777777" w:rsidR="001777E4" w:rsidRDefault="001777E4" w:rsidP="001777E4">
      <w:pPr>
        <w:pStyle w:val="code"/>
      </w:pPr>
      <w:r>
        <w:t>----</w:t>
      </w:r>
    </w:p>
    <w:p w14:paraId="09CF5580" w14:textId="77777777" w:rsidR="001777E4" w:rsidRDefault="001777E4" w:rsidP="00C927C7"/>
    <w:p w14:paraId="298717F4" w14:textId="5FD33995" w:rsidR="00063CAA" w:rsidRDefault="00364D7B" w:rsidP="00063CAA">
      <w:pPr>
        <w:pStyle w:val="code"/>
      </w:pPr>
      <w:r>
        <w:t>$</w:t>
      </w:r>
      <w:r w:rsidR="00063CAA">
        <w:t xml:space="preserve"> cockroach sql --insecure</w:t>
      </w:r>
    </w:p>
    <w:p w14:paraId="3EAEC195" w14:textId="77777777" w:rsidR="00063CAA" w:rsidRDefault="00063CAA" w:rsidP="00063CAA">
      <w:pPr>
        <w:pStyle w:val="code"/>
      </w:pPr>
      <w:r>
        <w:t>#</w:t>
      </w:r>
    </w:p>
    <w:p w14:paraId="51455814" w14:textId="77777777" w:rsidR="00063CAA" w:rsidRDefault="00063CAA" w:rsidP="00063CAA">
      <w:pPr>
        <w:pStyle w:val="code"/>
      </w:pPr>
      <w:r>
        <w:t># Welcome to the CockroachDB SQL shell.</w:t>
      </w:r>
    </w:p>
    <w:p w14:paraId="6C50E722" w14:textId="77777777" w:rsidR="00063CAA" w:rsidRDefault="00063CAA" w:rsidP="00063CAA">
      <w:pPr>
        <w:pStyle w:val="code"/>
      </w:pPr>
      <w:r>
        <w:t># All statements must be terminated by a semicolon.</w:t>
      </w:r>
    </w:p>
    <w:p w14:paraId="76BFE475" w14:textId="77777777" w:rsidR="00063CAA" w:rsidRDefault="00063CAA" w:rsidP="00063CAA">
      <w:pPr>
        <w:pStyle w:val="code"/>
      </w:pPr>
      <w:r>
        <w:t># To exit, type: \q.</w:t>
      </w:r>
    </w:p>
    <w:p w14:paraId="3AAC45EE" w14:textId="77777777" w:rsidR="00063CAA" w:rsidRDefault="00063CAA" w:rsidP="00063CAA">
      <w:pPr>
        <w:pStyle w:val="code"/>
      </w:pPr>
      <w:r>
        <w:t>#</w:t>
      </w:r>
    </w:p>
    <w:p w14:paraId="7E0384D0" w14:textId="77777777" w:rsidR="00063CAA" w:rsidRDefault="00063CAA" w:rsidP="00063CAA">
      <w:pPr>
        <w:pStyle w:val="code"/>
      </w:pPr>
      <w:r>
        <w:t># Server version: CockroachDB CCL v20.2.4 (x86_64-unknown-linux-gnu, built 2021/01/21 00:08:24, go1.13.14) (same version as client)</w:t>
      </w:r>
    </w:p>
    <w:p w14:paraId="680B1918" w14:textId="77777777" w:rsidR="00063CAA" w:rsidRDefault="00063CAA" w:rsidP="00063CAA">
      <w:pPr>
        <w:pStyle w:val="code"/>
      </w:pPr>
      <w:r>
        <w:t># Cluster ID: 848d8b85-4000-484a-b4ad-8f2c76c68221</w:t>
      </w:r>
    </w:p>
    <w:p w14:paraId="0CCE9F8A" w14:textId="77777777" w:rsidR="00063CAA" w:rsidRDefault="00063CAA" w:rsidP="00063CAA">
      <w:pPr>
        <w:pStyle w:val="code"/>
      </w:pPr>
      <w:r>
        <w:t>#</w:t>
      </w:r>
    </w:p>
    <w:p w14:paraId="6DCB213C" w14:textId="77777777" w:rsidR="00063CAA" w:rsidRDefault="00063CAA" w:rsidP="00063CAA">
      <w:pPr>
        <w:pStyle w:val="code"/>
      </w:pPr>
      <w:r>
        <w:t># Enter \? for a brief introduction.</w:t>
      </w:r>
    </w:p>
    <w:p w14:paraId="24C6EC2A" w14:textId="77777777" w:rsidR="00063CAA" w:rsidRDefault="00063CAA" w:rsidP="00063CAA">
      <w:pPr>
        <w:pStyle w:val="code"/>
      </w:pPr>
      <w:r>
        <w:t>#</w:t>
      </w:r>
    </w:p>
    <w:p w14:paraId="7E5EDA5A" w14:textId="77777777" w:rsidR="00063CAA" w:rsidRDefault="00063CAA" w:rsidP="00063CAA">
      <w:pPr>
        <w:pStyle w:val="code"/>
      </w:pPr>
      <w:r>
        <w:t>root@:26257/defaultdb&gt; show databases;</w:t>
      </w:r>
    </w:p>
    <w:p w14:paraId="17EB9965" w14:textId="77777777" w:rsidR="00063CAA" w:rsidRDefault="00063CAA" w:rsidP="00063CAA">
      <w:pPr>
        <w:pStyle w:val="code"/>
      </w:pPr>
      <w:r>
        <w:t xml:space="preserve">  database_name | owner</w:t>
      </w:r>
    </w:p>
    <w:p w14:paraId="44688458" w14:textId="77777777" w:rsidR="00063CAA" w:rsidRDefault="00063CAA" w:rsidP="00063CAA">
      <w:pPr>
        <w:pStyle w:val="code"/>
      </w:pPr>
      <w:r>
        <w:t>----------------+--------</w:t>
      </w:r>
    </w:p>
    <w:p w14:paraId="78A9F6D6" w14:textId="77777777" w:rsidR="00063CAA" w:rsidRDefault="00063CAA" w:rsidP="00063CAA">
      <w:pPr>
        <w:pStyle w:val="code"/>
      </w:pPr>
      <w:r>
        <w:t xml:space="preserve">  defaultdb     | root</w:t>
      </w:r>
    </w:p>
    <w:p w14:paraId="2B6F6BE6" w14:textId="77777777" w:rsidR="00063CAA" w:rsidRDefault="00063CAA" w:rsidP="00063CAA">
      <w:pPr>
        <w:pStyle w:val="code"/>
      </w:pPr>
      <w:r>
        <w:t xml:space="preserve">  postgres      | root</w:t>
      </w:r>
    </w:p>
    <w:p w14:paraId="6C8B2FA4" w14:textId="77777777" w:rsidR="00063CAA" w:rsidRDefault="00063CAA" w:rsidP="00063CAA">
      <w:pPr>
        <w:pStyle w:val="code"/>
      </w:pPr>
      <w:r>
        <w:t xml:space="preserve">  system        | node</w:t>
      </w:r>
    </w:p>
    <w:p w14:paraId="32AFA5A8" w14:textId="77777777" w:rsidR="00063CAA" w:rsidRDefault="00063CAA" w:rsidP="00063CAA">
      <w:pPr>
        <w:pStyle w:val="code"/>
      </w:pPr>
      <w:r>
        <w:t>(3 rows)</w:t>
      </w:r>
    </w:p>
    <w:p w14:paraId="1772FA45" w14:textId="77777777" w:rsidR="00063CAA" w:rsidRDefault="00063CAA" w:rsidP="00063CAA">
      <w:pPr>
        <w:pStyle w:val="code"/>
      </w:pPr>
    </w:p>
    <w:p w14:paraId="30F7F38C" w14:textId="77777777" w:rsidR="00063CAA" w:rsidRDefault="00063CAA" w:rsidP="00063CAA">
      <w:pPr>
        <w:pStyle w:val="code"/>
      </w:pPr>
      <w:r>
        <w:t>Time: 3ms total (execution 2ms / network 0ms)</w:t>
      </w:r>
    </w:p>
    <w:p w14:paraId="33470A77" w14:textId="77777777" w:rsidR="00063CAA" w:rsidRDefault="00063CAA" w:rsidP="00063CAA">
      <w:pPr>
        <w:pStyle w:val="code"/>
      </w:pPr>
    </w:p>
    <w:p w14:paraId="265D1D06" w14:textId="47695172" w:rsidR="00EB4499" w:rsidRDefault="00063CAA" w:rsidP="00063CAA">
      <w:pPr>
        <w:pStyle w:val="code"/>
      </w:pPr>
      <w:r>
        <w:t>root@:26257/defaultdb&gt;</w:t>
      </w:r>
    </w:p>
    <w:p w14:paraId="46DDF169" w14:textId="664A09F5" w:rsidR="00150937" w:rsidRPr="00150937" w:rsidRDefault="001777E4" w:rsidP="00150937">
      <w:r>
        <w:t>----</w:t>
      </w:r>
    </w:p>
    <w:p w14:paraId="3BE185E6" w14:textId="77777777" w:rsidR="000F44EB" w:rsidRDefault="000F44EB" w:rsidP="00C927C7"/>
    <w:p w14:paraId="51FE805C" w14:textId="77F16256" w:rsidR="00A27F89" w:rsidRPr="00012765" w:rsidRDefault="00A27F89" w:rsidP="00A27F89">
      <w:pPr>
        <w:rPr>
          <w:highlight w:val="lightGray"/>
        </w:rPr>
      </w:pPr>
      <w:r w:rsidRPr="00F922A0">
        <w:rPr>
          <w:highlight w:val="lightGray"/>
        </w:rPr>
        <w:t>.</w:t>
      </w:r>
      <w:r w:rsidR="00F34AF1">
        <w:rPr>
          <w:highlight w:val="lightGray"/>
        </w:rPr>
        <w:t>I</w:t>
      </w:r>
      <w:r>
        <w:rPr>
          <w:highlight w:val="lightGray"/>
        </w:rPr>
        <w:t>nsecure mode</w:t>
      </w:r>
    </w:p>
    <w:p w14:paraId="2B8F2B5B" w14:textId="77777777" w:rsidR="00A27F89" w:rsidRPr="00012765" w:rsidRDefault="00A27F89" w:rsidP="00A27F89">
      <w:pPr>
        <w:rPr>
          <w:highlight w:val="lightGray"/>
        </w:rPr>
      </w:pPr>
      <w:r w:rsidRPr="00012765">
        <w:rPr>
          <w:highlight w:val="lightGray"/>
        </w:rPr>
        <w:t>****</w:t>
      </w:r>
    </w:p>
    <w:p w14:paraId="1BF019CF" w14:textId="12816679" w:rsidR="00A27F89" w:rsidRPr="00F922A0" w:rsidRDefault="00A27F89" w:rsidP="00A27F89">
      <w:pPr>
        <w:rPr>
          <w:highlight w:val="lightGray"/>
        </w:rPr>
      </w:pPr>
      <w:r>
        <w:rPr>
          <w:highlight w:val="lightGray"/>
        </w:rPr>
        <w:t xml:space="preserve">The use of the +insecure+ flag when starting a CockroachDB server is </w:t>
      </w:r>
      <w:r w:rsidR="009A380E">
        <w:rPr>
          <w:highlight w:val="lightGray"/>
        </w:rPr>
        <w:t>convenient for quickly starting a CockroachDB server</w:t>
      </w:r>
      <w:r w:rsidR="000F44EB">
        <w:rPr>
          <w:highlight w:val="lightGray"/>
        </w:rPr>
        <w:t>,</w:t>
      </w:r>
      <w:r w:rsidR="009A380E">
        <w:rPr>
          <w:highlight w:val="lightGray"/>
        </w:rPr>
        <w:t xml:space="preserve"> but it is absolutely not appropriate for a production system.  Please see </w:t>
      </w:r>
      <w:commentRangeStart w:id="84"/>
      <w:r w:rsidR="009A380E">
        <w:rPr>
          <w:highlight w:val="lightGray"/>
        </w:rPr>
        <w:t xml:space="preserve">Chapter </w:t>
      </w:r>
      <w:r w:rsidR="0014766F">
        <w:rPr>
          <w:highlight w:val="lightGray"/>
        </w:rPr>
        <w:t>??</w:t>
      </w:r>
      <w:commentRangeEnd w:id="84"/>
      <w:r>
        <w:rPr>
          <w:rStyle w:val="CommentReference"/>
        </w:rPr>
        <w:commentReference w:id="84"/>
      </w:r>
      <w:r w:rsidR="0014766F">
        <w:rPr>
          <w:highlight w:val="lightGray"/>
        </w:rPr>
        <w:t xml:space="preserve"> for instructions on setting up a properly secured production system. </w:t>
      </w:r>
    </w:p>
    <w:p w14:paraId="651AE93F" w14:textId="77777777" w:rsidR="00A27F89" w:rsidRPr="00012765" w:rsidRDefault="00A27F89" w:rsidP="00A27F89">
      <w:pPr>
        <w:rPr>
          <w:highlight w:val="lightGray"/>
        </w:rPr>
      </w:pPr>
    </w:p>
    <w:p w14:paraId="547307ED" w14:textId="77777777" w:rsidR="00A27F89" w:rsidRDefault="00A27F89" w:rsidP="00A27F89">
      <w:r w:rsidRPr="00012765">
        <w:rPr>
          <w:highlight w:val="lightGray"/>
        </w:rPr>
        <w:t>****</w:t>
      </w:r>
    </w:p>
    <w:p w14:paraId="262D8F76" w14:textId="3AC29B67" w:rsidR="00063CAA" w:rsidRDefault="00A53547" w:rsidP="00A53547">
      <w:pPr>
        <w:pStyle w:val="Heading3"/>
      </w:pPr>
      <w:r>
        <w:t>Starting up CockroachDB in a docker container</w:t>
      </w:r>
      <w:r w:rsidR="00E10DE2">
        <w:br/>
      </w:r>
    </w:p>
    <w:p w14:paraId="118B01CE" w14:textId="790E63B9" w:rsidR="00A53547" w:rsidRDefault="00562580" w:rsidP="00A53547">
      <w:r>
        <w:t xml:space="preserve">If you have docker, you can </w:t>
      </w:r>
      <w:r w:rsidR="00E10DE2">
        <w:t xml:space="preserve">quickly </w:t>
      </w:r>
      <w:r>
        <w:t xml:space="preserve">start a CockroachDB single node instance inside a docker container. </w:t>
      </w:r>
      <w:r w:rsidR="00DE0DA8">
        <w:t xml:space="preserve">  </w:t>
      </w:r>
    </w:p>
    <w:p w14:paraId="389BE0CF" w14:textId="377A2DEA" w:rsidR="00562580" w:rsidRDefault="00562580" w:rsidP="00A53547">
      <w:r>
        <w:t>You</w:t>
      </w:r>
      <w:r w:rsidR="003C3355">
        <w:t>'</w:t>
      </w:r>
      <w:r>
        <w:t xml:space="preserve">ll need a persistent volume for </w:t>
      </w:r>
      <w:r w:rsidR="00D24DAF">
        <w:t>data, so let</w:t>
      </w:r>
      <w:r w:rsidR="003C3355">
        <w:t>'</w:t>
      </w:r>
      <w:r w:rsidR="00D24DAF">
        <w:t>s create that first:</w:t>
      </w:r>
    </w:p>
    <w:p w14:paraId="51B4C3FD" w14:textId="77777777" w:rsidR="00F37AF3" w:rsidRDefault="00F37AF3" w:rsidP="00A53547"/>
    <w:p w14:paraId="65D24888" w14:textId="77777777" w:rsidR="001777E4" w:rsidRDefault="001777E4" w:rsidP="001777E4">
      <w:pPr>
        <w:pStyle w:val="code"/>
      </w:pPr>
      <w:r>
        <w:t>[source,bash]</w:t>
      </w:r>
    </w:p>
    <w:p w14:paraId="08740436" w14:textId="64D8D3B8" w:rsidR="001777E4" w:rsidRDefault="001777E4" w:rsidP="001777E4">
      <w:pPr>
        <w:pStyle w:val="code"/>
      </w:pPr>
      <w:r>
        <w:t>----</w:t>
      </w:r>
    </w:p>
    <w:p w14:paraId="3AD8299D" w14:textId="4A8679C9" w:rsidR="00D24DAF" w:rsidRDefault="001777E4" w:rsidP="00D24DAF">
      <w:pPr>
        <w:pStyle w:val="code"/>
      </w:pPr>
      <w:r>
        <w:t xml:space="preserve">$ </w:t>
      </w:r>
      <w:r w:rsidR="00D24DAF" w:rsidRPr="00D24DAF">
        <w:t>docker volume create crdb1</w:t>
      </w:r>
    </w:p>
    <w:p w14:paraId="6B5EDEAF" w14:textId="59D9192B" w:rsidR="001777E4" w:rsidRDefault="001777E4" w:rsidP="001777E4">
      <w:pPr>
        <w:pStyle w:val="code"/>
      </w:pPr>
      <w:r>
        <w:t>----</w:t>
      </w:r>
    </w:p>
    <w:p w14:paraId="23FAEC70" w14:textId="77777777" w:rsidR="001777E4" w:rsidRPr="00A53547" w:rsidRDefault="001777E4" w:rsidP="00D24DAF">
      <w:pPr>
        <w:pStyle w:val="code"/>
      </w:pPr>
    </w:p>
    <w:p w14:paraId="6028B6C2" w14:textId="5228F282" w:rsidR="00A53547" w:rsidRDefault="00A53547" w:rsidP="00C927C7"/>
    <w:p w14:paraId="3B8A8D27" w14:textId="53DA7E30" w:rsidR="00B419F9" w:rsidRDefault="00D24DAF" w:rsidP="00C927C7">
      <w:r>
        <w:t xml:space="preserve">Then, we </w:t>
      </w:r>
      <w:r w:rsidR="002C024F">
        <w:t xml:space="preserve">invoke +docker run+ to pull and start the latest </w:t>
      </w:r>
      <w:r w:rsidR="005A7D17">
        <w:t>C</w:t>
      </w:r>
      <w:r w:rsidR="002C024F">
        <w:t>ockroach</w:t>
      </w:r>
      <w:r w:rsidR="005A7D17">
        <w:t>DB</w:t>
      </w:r>
      <w:r w:rsidR="002C024F">
        <w:t xml:space="preserve"> docker image and start the server in single</w:t>
      </w:r>
      <w:r w:rsidR="005A7D17">
        <w:t>-</w:t>
      </w:r>
      <w:r w:rsidR="002C024F">
        <w:t>node, insecure mode</w:t>
      </w:r>
      <w:r w:rsidR="00B419F9">
        <w:t>:</w:t>
      </w:r>
    </w:p>
    <w:p w14:paraId="1BB01D99" w14:textId="77777777" w:rsidR="00F37AF3" w:rsidRDefault="00F37AF3" w:rsidP="00C927C7"/>
    <w:p w14:paraId="55A553B1" w14:textId="77777777" w:rsidR="001777E4" w:rsidRDefault="001777E4" w:rsidP="001777E4">
      <w:pPr>
        <w:pStyle w:val="code"/>
      </w:pPr>
      <w:r>
        <w:t>[source,bash]</w:t>
      </w:r>
    </w:p>
    <w:p w14:paraId="4288862A" w14:textId="77777777" w:rsidR="001777E4" w:rsidRDefault="001777E4" w:rsidP="001777E4">
      <w:pPr>
        <w:pStyle w:val="code"/>
      </w:pPr>
      <w:r>
        <w:t>----</w:t>
      </w:r>
    </w:p>
    <w:p w14:paraId="2B722940" w14:textId="77777777" w:rsidR="001777E4" w:rsidRDefault="001777E4" w:rsidP="00C927C7"/>
    <w:p w14:paraId="5EDD34B4" w14:textId="68DE245C" w:rsidR="00EC6947" w:rsidRDefault="00364D7B" w:rsidP="00EC6947">
      <w:pPr>
        <w:pStyle w:val="code"/>
      </w:pPr>
      <w:r>
        <w:t>$</w:t>
      </w:r>
      <w:r w:rsidR="00EC6947">
        <w:t xml:space="preserve"> docker run -d \</w:t>
      </w:r>
    </w:p>
    <w:p w14:paraId="673BC10B" w14:textId="77777777" w:rsidR="00EC6947" w:rsidRDefault="00EC6947" w:rsidP="00EC6947">
      <w:pPr>
        <w:pStyle w:val="code"/>
      </w:pPr>
      <w:r>
        <w:t>&gt; --name=crdb1 \</w:t>
      </w:r>
    </w:p>
    <w:p w14:paraId="7A69B329" w14:textId="77777777" w:rsidR="00EC6947" w:rsidRDefault="00EC6947" w:rsidP="00EC6947">
      <w:pPr>
        <w:pStyle w:val="code"/>
      </w:pPr>
      <w:r>
        <w:t>&gt; --hostname=crdb1 \</w:t>
      </w:r>
    </w:p>
    <w:p w14:paraId="440B28E0" w14:textId="77777777" w:rsidR="00EC6947" w:rsidRDefault="00EC6947" w:rsidP="00EC6947">
      <w:pPr>
        <w:pStyle w:val="code"/>
      </w:pPr>
      <w:r>
        <w:t>&gt; -p 26257:26257 -p 8080:8080  \</w:t>
      </w:r>
    </w:p>
    <w:p w14:paraId="7B2BF250" w14:textId="77777777" w:rsidR="00EC6947" w:rsidRDefault="00EC6947" w:rsidP="00EC6947">
      <w:pPr>
        <w:pStyle w:val="code"/>
      </w:pPr>
      <w:r>
        <w:t>&gt; -v "crdb1:/cockroach/cockroach-data"  \</w:t>
      </w:r>
    </w:p>
    <w:p w14:paraId="5FFBD834" w14:textId="77777777" w:rsidR="00EC6947" w:rsidRDefault="00EC6947" w:rsidP="00EC6947">
      <w:pPr>
        <w:pStyle w:val="code"/>
      </w:pPr>
      <w:r>
        <w:t>&gt; cockroachdb/cockroach:latest start-single-node  \</w:t>
      </w:r>
    </w:p>
    <w:p w14:paraId="5BA22785" w14:textId="77777777" w:rsidR="00EC6947" w:rsidRDefault="00EC6947" w:rsidP="00EC6947">
      <w:pPr>
        <w:pStyle w:val="code"/>
      </w:pPr>
      <w:r>
        <w:t>&gt; --insecure \</w:t>
      </w:r>
    </w:p>
    <w:p w14:paraId="76D2F0FB" w14:textId="77777777" w:rsidR="00EC6947" w:rsidRDefault="00EC6947" w:rsidP="00EC6947">
      <w:pPr>
        <w:pStyle w:val="code"/>
      </w:pPr>
      <w:r>
        <w:t>&gt;</w:t>
      </w:r>
    </w:p>
    <w:p w14:paraId="1573BAF5" w14:textId="77777777" w:rsidR="00EC6947" w:rsidRDefault="00EC6947" w:rsidP="00EC6947">
      <w:pPr>
        <w:pStyle w:val="code"/>
      </w:pPr>
      <w:r>
        <w:t>Unable to find image 'cockroachdb/cockroach:latest' locally</w:t>
      </w:r>
    </w:p>
    <w:p w14:paraId="13D80087" w14:textId="77777777" w:rsidR="00EC6947" w:rsidRDefault="00EC6947" w:rsidP="00EC6947">
      <w:pPr>
        <w:pStyle w:val="code"/>
      </w:pPr>
      <w:r>
        <w:t>latest: Pulling from cockroachdb/cockroach</w:t>
      </w:r>
    </w:p>
    <w:p w14:paraId="6099055F" w14:textId="77777777" w:rsidR="00EC6947" w:rsidRDefault="00EC6947" w:rsidP="00EC6947">
      <w:pPr>
        <w:pStyle w:val="code"/>
      </w:pPr>
      <w:r>
        <w:t>a591faa84ab0: Pull complete</w:t>
      </w:r>
    </w:p>
    <w:p w14:paraId="34EF539D" w14:textId="0AC68A99" w:rsidR="00EC6947" w:rsidRDefault="007A17EA" w:rsidP="00EC6947">
      <w:pPr>
        <w:pStyle w:val="code"/>
      </w:pPr>
      <w:r>
        <w:t>…</w:t>
      </w:r>
    </w:p>
    <w:p w14:paraId="7F33D16F" w14:textId="0A8FE36F" w:rsidR="00B419F9" w:rsidRDefault="00EC6947" w:rsidP="00EC6947">
      <w:pPr>
        <w:pStyle w:val="code"/>
      </w:pPr>
      <w:r>
        <w:t>6913e7a5719b8cb705c32540523885f6592270cf091ac1013cca66914b1aafe8</w:t>
      </w:r>
    </w:p>
    <w:p w14:paraId="607F2F4A" w14:textId="77777777" w:rsidR="001777E4" w:rsidRDefault="001777E4" w:rsidP="001777E4">
      <w:pPr>
        <w:pStyle w:val="code"/>
      </w:pPr>
      <w:r>
        <w:t>----</w:t>
      </w:r>
    </w:p>
    <w:p w14:paraId="4D14DB8F" w14:textId="77777777" w:rsidR="001777E4" w:rsidRDefault="001777E4" w:rsidP="00EC6947">
      <w:pPr>
        <w:pStyle w:val="code"/>
      </w:pPr>
    </w:p>
    <w:p w14:paraId="6C79ADF1" w14:textId="77777777" w:rsidR="00B419F9" w:rsidRDefault="00B419F9" w:rsidP="002C024F">
      <w:pPr>
        <w:pStyle w:val="code"/>
      </w:pPr>
    </w:p>
    <w:p w14:paraId="7613E727" w14:textId="770B975B" w:rsidR="00B419F9" w:rsidRDefault="002119E4" w:rsidP="009865E9">
      <w:r>
        <w:t>The output of the docker run command is the container</w:t>
      </w:r>
      <w:r w:rsidR="00C72660">
        <w:t xml:space="preserve"> identifier for the CockroachDB container.  Using that containerId, we can connect to that container </w:t>
      </w:r>
      <w:r w:rsidR="009865E9">
        <w:t xml:space="preserve">using the +cockroach sql+ command. </w:t>
      </w:r>
    </w:p>
    <w:p w14:paraId="16A7D386" w14:textId="77777777" w:rsidR="005A7D17" w:rsidRDefault="005A7D17" w:rsidP="009865E9"/>
    <w:p w14:paraId="16684F3A" w14:textId="77777777" w:rsidR="001777E4" w:rsidRDefault="001777E4" w:rsidP="001777E4">
      <w:pPr>
        <w:pStyle w:val="code"/>
      </w:pPr>
      <w:r>
        <w:t>[source,bash]</w:t>
      </w:r>
    </w:p>
    <w:p w14:paraId="3AB41F44" w14:textId="77777777" w:rsidR="001777E4" w:rsidRDefault="001777E4" w:rsidP="001777E4">
      <w:pPr>
        <w:pStyle w:val="code"/>
      </w:pPr>
      <w:r>
        <w:t>----</w:t>
      </w:r>
    </w:p>
    <w:p w14:paraId="12BA76B2" w14:textId="77777777" w:rsidR="001777E4" w:rsidRDefault="001777E4" w:rsidP="009865E9"/>
    <w:p w14:paraId="667EE200" w14:textId="206F17E7" w:rsidR="00AB3F19" w:rsidRDefault="00364D7B" w:rsidP="00AB3F19">
      <w:pPr>
        <w:pStyle w:val="code"/>
      </w:pPr>
      <w:r>
        <w:t>$</w:t>
      </w:r>
      <w:r w:rsidR="00AB3F19">
        <w:t xml:space="preserve"> docker exec -it 6913e7a5719b8cb705c32540523885f6592270cf091ac1013cca66914b1aafe8 cockroach sql --insecure</w:t>
      </w:r>
    </w:p>
    <w:p w14:paraId="2CB10034" w14:textId="77777777" w:rsidR="00AB3F19" w:rsidRDefault="00AB3F19" w:rsidP="00AB3F19">
      <w:pPr>
        <w:pStyle w:val="code"/>
      </w:pPr>
      <w:r>
        <w:t>#</w:t>
      </w:r>
    </w:p>
    <w:p w14:paraId="1D619B71" w14:textId="77777777" w:rsidR="00AB3F19" w:rsidRDefault="00AB3F19" w:rsidP="00AB3F19">
      <w:pPr>
        <w:pStyle w:val="code"/>
      </w:pPr>
      <w:r>
        <w:t># Welcome to the CockroachDB SQL shell.</w:t>
      </w:r>
    </w:p>
    <w:p w14:paraId="4494FBA4" w14:textId="77777777" w:rsidR="00AB3F19" w:rsidRDefault="00AB3F19" w:rsidP="00AB3F19">
      <w:pPr>
        <w:pStyle w:val="code"/>
      </w:pPr>
      <w:r>
        <w:t># All statements must be terminated by a semicolon.</w:t>
      </w:r>
    </w:p>
    <w:p w14:paraId="2286A842" w14:textId="77777777" w:rsidR="00AB3F19" w:rsidRDefault="00AB3F19" w:rsidP="00AB3F19">
      <w:pPr>
        <w:pStyle w:val="code"/>
      </w:pPr>
      <w:r>
        <w:t># To exit, type: \q.</w:t>
      </w:r>
    </w:p>
    <w:p w14:paraId="22F1B21D" w14:textId="77777777" w:rsidR="00AB3F19" w:rsidRDefault="00AB3F19" w:rsidP="00AB3F19">
      <w:pPr>
        <w:pStyle w:val="code"/>
      </w:pPr>
      <w:r>
        <w:t>#</w:t>
      </w:r>
    </w:p>
    <w:p w14:paraId="2D4AB69D" w14:textId="77777777" w:rsidR="00AB3F19" w:rsidRDefault="00AB3F19" w:rsidP="00AB3F19">
      <w:pPr>
        <w:pStyle w:val="code"/>
      </w:pPr>
      <w:r>
        <w:t># Server version: CockroachDB CCL v20.2.7 (x86_64-unknown-linux-gnu, built 2021/03/29 17:52:00, go1.13.14) (same version as client)</w:t>
      </w:r>
    </w:p>
    <w:p w14:paraId="264C61BB" w14:textId="77777777" w:rsidR="00AB3F19" w:rsidRDefault="00AB3F19" w:rsidP="00AB3F19">
      <w:pPr>
        <w:pStyle w:val="code"/>
      </w:pPr>
      <w:r>
        <w:t># Cluster ID: 8fcbb9bb-ec7c-40dc-afe0-90306c87f5d7</w:t>
      </w:r>
    </w:p>
    <w:p w14:paraId="5B4DFB5A" w14:textId="77777777" w:rsidR="00AB3F19" w:rsidRDefault="00AB3F19" w:rsidP="00AB3F19">
      <w:pPr>
        <w:pStyle w:val="code"/>
      </w:pPr>
      <w:r>
        <w:t>#</w:t>
      </w:r>
    </w:p>
    <w:p w14:paraId="59B0A348" w14:textId="77777777" w:rsidR="00AB3F19" w:rsidRDefault="00AB3F19" w:rsidP="00AB3F19">
      <w:pPr>
        <w:pStyle w:val="code"/>
      </w:pPr>
      <w:r>
        <w:t># Enter \? for a brief introduction.</w:t>
      </w:r>
    </w:p>
    <w:p w14:paraId="6874D719" w14:textId="77777777" w:rsidR="00AB3F19" w:rsidRDefault="00AB3F19" w:rsidP="00AB3F19">
      <w:pPr>
        <w:pStyle w:val="code"/>
      </w:pPr>
      <w:r>
        <w:t>#</w:t>
      </w:r>
    </w:p>
    <w:p w14:paraId="656CC108" w14:textId="77777777" w:rsidR="00AB3F19" w:rsidRDefault="00AB3F19" w:rsidP="00AB3F19">
      <w:pPr>
        <w:pStyle w:val="code"/>
      </w:pPr>
      <w:r>
        <w:t>root@:26257/defaultdb&gt; show databases;</w:t>
      </w:r>
    </w:p>
    <w:p w14:paraId="18363FC7" w14:textId="77777777" w:rsidR="00AB3F19" w:rsidRDefault="00AB3F19" w:rsidP="00AB3F19">
      <w:pPr>
        <w:pStyle w:val="code"/>
      </w:pPr>
      <w:r>
        <w:t xml:space="preserve">  database_name | owner</w:t>
      </w:r>
    </w:p>
    <w:p w14:paraId="74397009" w14:textId="77777777" w:rsidR="00AB3F19" w:rsidRDefault="00AB3F19" w:rsidP="00AB3F19">
      <w:pPr>
        <w:pStyle w:val="code"/>
      </w:pPr>
      <w:r>
        <w:t>----------------+--------</w:t>
      </w:r>
    </w:p>
    <w:p w14:paraId="5A8BF2B1" w14:textId="77777777" w:rsidR="00AB3F19" w:rsidRDefault="00AB3F19" w:rsidP="00AB3F19">
      <w:pPr>
        <w:pStyle w:val="code"/>
      </w:pPr>
      <w:r>
        <w:t xml:space="preserve">  defaultdb     | root</w:t>
      </w:r>
    </w:p>
    <w:p w14:paraId="45EA6005" w14:textId="77777777" w:rsidR="00AB3F19" w:rsidRDefault="00AB3F19" w:rsidP="00AB3F19">
      <w:pPr>
        <w:pStyle w:val="code"/>
      </w:pPr>
      <w:r>
        <w:t xml:space="preserve">  postgres      | root</w:t>
      </w:r>
    </w:p>
    <w:p w14:paraId="4B7272FD" w14:textId="77777777" w:rsidR="00AB3F19" w:rsidRDefault="00AB3F19" w:rsidP="00AB3F19">
      <w:pPr>
        <w:pStyle w:val="code"/>
      </w:pPr>
      <w:r>
        <w:t xml:space="preserve">  system        | node</w:t>
      </w:r>
    </w:p>
    <w:p w14:paraId="00B21F38" w14:textId="77777777" w:rsidR="00AB3F19" w:rsidRDefault="00AB3F19" w:rsidP="00AB3F19">
      <w:pPr>
        <w:pStyle w:val="code"/>
      </w:pPr>
      <w:r>
        <w:t>(3 rows)</w:t>
      </w:r>
    </w:p>
    <w:p w14:paraId="4C644983" w14:textId="77777777" w:rsidR="00AB3F19" w:rsidRDefault="00AB3F19" w:rsidP="00AB3F19">
      <w:pPr>
        <w:pStyle w:val="code"/>
      </w:pPr>
    </w:p>
    <w:p w14:paraId="19363C79" w14:textId="2B203A36" w:rsidR="009865E9" w:rsidRDefault="00AB3F19" w:rsidP="00AB3F19">
      <w:pPr>
        <w:pStyle w:val="code"/>
      </w:pPr>
      <w:r>
        <w:t>Time: 3ms total (execution 3ms / network 0ms)</w:t>
      </w:r>
    </w:p>
    <w:p w14:paraId="0E66008A" w14:textId="0BA62492" w:rsidR="001777E4" w:rsidRDefault="001777E4" w:rsidP="00AB3F19">
      <w:pPr>
        <w:pStyle w:val="code"/>
      </w:pPr>
      <w:r>
        <w:t>----</w:t>
      </w:r>
    </w:p>
    <w:p w14:paraId="7A604596" w14:textId="4B014DFC" w:rsidR="00B419F9" w:rsidRDefault="00B419F9" w:rsidP="002C024F">
      <w:pPr>
        <w:pStyle w:val="code"/>
      </w:pPr>
    </w:p>
    <w:p w14:paraId="0C19A17B" w14:textId="03DF3E74" w:rsidR="00E51752" w:rsidRDefault="00E51752" w:rsidP="00E51752">
      <w:r>
        <w:t>We don</w:t>
      </w:r>
      <w:r w:rsidR="003C3355">
        <w:t>'</w:t>
      </w:r>
      <w:r>
        <w:t>t need to have the CockroachDB software installed on our local host to connect using the above method, since we are using the cockroachdb client installed within the docker container.  However, since we</w:t>
      </w:r>
      <w:r w:rsidR="003C3355">
        <w:t>'</w:t>
      </w:r>
      <w:r>
        <w:t xml:space="preserve">ve </w:t>
      </w:r>
      <w:r w:rsidR="00166303">
        <w:t>forwarded port 26257 from the docker container, we can attach from the desktop using the default connection:</w:t>
      </w:r>
    </w:p>
    <w:p w14:paraId="476A3F5A" w14:textId="77777777" w:rsidR="005A7D17" w:rsidRDefault="005A7D17" w:rsidP="00E51752"/>
    <w:p w14:paraId="44518B40" w14:textId="35A19E92" w:rsidR="003D56AA" w:rsidRDefault="003D56AA" w:rsidP="00E51752">
      <w:r>
        <w:t>[source,bash]</w:t>
      </w:r>
      <w:r>
        <w:br/>
        <w:t>----</w:t>
      </w:r>
      <w:r>
        <w:br/>
      </w:r>
    </w:p>
    <w:p w14:paraId="5827E5CE" w14:textId="712E91F5" w:rsidR="003D56AA" w:rsidRDefault="005A7D17" w:rsidP="003D56AA">
      <w:pPr>
        <w:pStyle w:val="code"/>
      </w:pPr>
      <w:r>
        <w:rPr>
          <w:rFonts w:ascii="Segoe UI Symbol" w:hAnsi="Segoe UI Symbol" w:cs="Segoe UI Symbol"/>
        </w:rPr>
        <w:t>$</w:t>
      </w:r>
      <w:r w:rsidR="003D56AA">
        <w:t xml:space="preserve">  ~ cockroach sql --insecure</w:t>
      </w:r>
    </w:p>
    <w:p w14:paraId="0DA7F48B" w14:textId="77777777" w:rsidR="003D56AA" w:rsidRDefault="003D56AA" w:rsidP="003D56AA">
      <w:pPr>
        <w:pStyle w:val="code"/>
      </w:pPr>
      <w:r>
        <w:t>#</w:t>
      </w:r>
    </w:p>
    <w:p w14:paraId="7F5D30C4" w14:textId="77777777" w:rsidR="003D56AA" w:rsidRDefault="003D56AA" w:rsidP="003D56AA">
      <w:pPr>
        <w:pStyle w:val="code"/>
      </w:pPr>
      <w:r>
        <w:t># Welcome to the CockroachDB SQL shell.</w:t>
      </w:r>
    </w:p>
    <w:p w14:paraId="3524B8DA" w14:textId="77777777" w:rsidR="003D56AA" w:rsidRDefault="003D56AA" w:rsidP="003D56AA">
      <w:pPr>
        <w:pStyle w:val="code"/>
      </w:pPr>
      <w:r>
        <w:t># All statements must be terminated by a semicolon.</w:t>
      </w:r>
    </w:p>
    <w:p w14:paraId="5CD46187" w14:textId="77777777" w:rsidR="003D56AA" w:rsidRDefault="003D56AA" w:rsidP="003D56AA">
      <w:pPr>
        <w:pStyle w:val="code"/>
      </w:pPr>
      <w:r>
        <w:t># To exit, type: \q.</w:t>
      </w:r>
    </w:p>
    <w:p w14:paraId="5AAE6C2E" w14:textId="77777777" w:rsidR="003D56AA" w:rsidRDefault="003D56AA" w:rsidP="003D56AA">
      <w:pPr>
        <w:pStyle w:val="code"/>
      </w:pPr>
      <w:r>
        <w:t>#</w:t>
      </w:r>
    </w:p>
    <w:p w14:paraId="70790F61" w14:textId="77777777" w:rsidR="003D56AA" w:rsidRDefault="003D56AA" w:rsidP="003D56AA">
      <w:pPr>
        <w:pStyle w:val="code"/>
      </w:pPr>
      <w:r>
        <w:t># Client version: CockroachDB CCL v20.2.4 (x86_64-apple-darwin14, built 2021/01/21 00:12:56, go1.13.14)</w:t>
      </w:r>
    </w:p>
    <w:p w14:paraId="6F4FE0F0" w14:textId="77777777" w:rsidR="003D56AA" w:rsidRDefault="003D56AA" w:rsidP="003D56AA">
      <w:pPr>
        <w:pStyle w:val="code"/>
      </w:pPr>
      <w:r>
        <w:t># Server version: CockroachDB CCL v20.2.7 (x86_64-unknown-linux-gnu, built 2021/03/29 17:52:00, go1.13.14)</w:t>
      </w:r>
    </w:p>
    <w:p w14:paraId="66755C2F" w14:textId="77777777" w:rsidR="003D56AA" w:rsidRDefault="003D56AA" w:rsidP="003D56AA">
      <w:pPr>
        <w:pStyle w:val="code"/>
      </w:pPr>
      <w:r>
        <w:t># Cluster ID: d070609f-58a7-4aea-aa27-92bc4a1e5406</w:t>
      </w:r>
    </w:p>
    <w:p w14:paraId="3F5E60CC" w14:textId="77777777" w:rsidR="003D56AA" w:rsidRDefault="003D56AA" w:rsidP="003D56AA">
      <w:pPr>
        <w:pStyle w:val="code"/>
      </w:pPr>
      <w:r>
        <w:t>#</w:t>
      </w:r>
    </w:p>
    <w:p w14:paraId="22B45744" w14:textId="77777777" w:rsidR="003D56AA" w:rsidRDefault="003D56AA" w:rsidP="003D56AA">
      <w:pPr>
        <w:pStyle w:val="code"/>
      </w:pPr>
      <w:r>
        <w:t># Enter \? for a brief introduction.</w:t>
      </w:r>
    </w:p>
    <w:p w14:paraId="7B84876B" w14:textId="77777777" w:rsidR="003D56AA" w:rsidRDefault="003D56AA" w:rsidP="003D56AA">
      <w:pPr>
        <w:pStyle w:val="code"/>
      </w:pPr>
      <w:r>
        <w:t>#</w:t>
      </w:r>
    </w:p>
    <w:p w14:paraId="68B3A383" w14:textId="144D09F4" w:rsidR="00166303" w:rsidRDefault="003D56AA" w:rsidP="003D56AA">
      <w:pPr>
        <w:pStyle w:val="code"/>
      </w:pPr>
      <w:r>
        <w:t>root@:26257/defaultdb&gt;</w:t>
      </w:r>
    </w:p>
    <w:p w14:paraId="0CC63DA3" w14:textId="08B2A7C9" w:rsidR="00985433" w:rsidRPr="00C927C7" w:rsidRDefault="003D56AA" w:rsidP="00766F46">
      <w:pPr>
        <w:pStyle w:val="code"/>
      </w:pPr>
      <w:r>
        <w:t>----</w:t>
      </w:r>
      <w:r>
        <w:br/>
      </w:r>
      <w:r w:rsidRPr="00766F46">
        <w:br/>
      </w:r>
    </w:p>
    <w:p w14:paraId="097C6A88" w14:textId="0B90D34E" w:rsidR="00766F46" w:rsidRDefault="00766F46" w:rsidP="00766F46">
      <w:r w:rsidRPr="00766F46">
        <w:t>Note that this port forwarding can only work if there</w:t>
      </w:r>
      <w:r w:rsidR="003C3355">
        <w:t>'</w:t>
      </w:r>
      <w:r w:rsidRPr="00766F46">
        <w:t>s not already a CockroachDB server listening on that port.</w:t>
      </w:r>
      <w:r>
        <w:t xml:space="preserve"> </w:t>
      </w:r>
    </w:p>
    <w:p w14:paraId="70653C7E" w14:textId="047EA494" w:rsidR="003F7616" w:rsidRDefault="003F7616" w:rsidP="003F7616">
      <w:pPr>
        <w:pStyle w:val="Heading3"/>
      </w:pPr>
      <w:commentRangeStart w:id="85"/>
      <w:r>
        <w:t>Starting up a secure server</w:t>
      </w:r>
      <w:commentRangeEnd w:id="85"/>
      <w:r>
        <w:rPr>
          <w:rStyle w:val="CommentReference"/>
        </w:rPr>
        <w:commentReference w:id="85"/>
      </w:r>
    </w:p>
    <w:p w14:paraId="32AF002E" w14:textId="456B6C8D" w:rsidR="003F7616" w:rsidRDefault="003F7616" w:rsidP="003F7616"/>
    <w:p w14:paraId="453048BF" w14:textId="506D25B5" w:rsidR="006A5EC7" w:rsidRDefault="006A5EC7" w:rsidP="003F7616">
      <w:r>
        <w:t>In the previous examples, we</w:t>
      </w:r>
      <w:r w:rsidR="003C3355">
        <w:t>'</w:t>
      </w:r>
      <w:r>
        <w:t xml:space="preserve">ve used the +--insecure+ mode to start the server without </w:t>
      </w:r>
      <w:r w:rsidR="00E82D21">
        <w:t xml:space="preserve">needing to configure </w:t>
      </w:r>
      <w:r w:rsidR="00794481">
        <w:t>secure communications.  This is a quick way to set</w:t>
      </w:r>
      <w:r w:rsidR="00CD56F2">
        <w:t xml:space="preserve"> </w:t>
      </w:r>
      <w:r w:rsidR="00794481">
        <w:t xml:space="preserve">up a test </w:t>
      </w:r>
      <w:r w:rsidR="00717ECD">
        <w:t>server but is cat</w:t>
      </w:r>
      <w:r w:rsidR="00CD56F2">
        <w:t>astroph</w:t>
      </w:r>
      <w:r w:rsidR="00717ECD">
        <w:t xml:space="preserve">ically dangerous for anything that contains valuable data.  </w:t>
      </w:r>
      <w:r w:rsidR="00794481">
        <w:t xml:space="preserve"> </w:t>
      </w:r>
    </w:p>
    <w:p w14:paraId="3E3488C9" w14:textId="77777777" w:rsidR="00CD56F2" w:rsidRDefault="00CD56F2" w:rsidP="003F7616"/>
    <w:p w14:paraId="073DEC96" w14:textId="739EE63C" w:rsidR="003C044B" w:rsidRDefault="00374B60" w:rsidP="003F7616">
      <w:r>
        <w:t>We</w:t>
      </w:r>
      <w:r w:rsidR="003C3355">
        <w:t>'</w:t>
      </w:r>
      <w:r>
        <w:t xml:space="preserve">ll </w:t>
      </w:r>
      <w:r w:rsidR="003D0A81">
        <w:t xml:space="preserve">cover CockroachDB </w:t>
      </w:r>
      <w:r w:rsidR="004D0B6D">
        <w:t>security in</w:t>
      </w:r>
      <w:r w:rsidR="00CD56F2">
        <w:t>-</w:t>
      </w:r>
      <w:r w:rsidR="004D0B6D">
        <w:t>depth within Chapter 12, but for now</w:t>
      </w:r>
      <w:r w:rsidR="00CD56F2">
        <w:t>,</w:t>
      </w:r>
      <w:r w:rsidR="004D0B6D">
        <w:t xml:space="preserve"> t</w:t>
      </w:r>
      <w:r w:rsidR="00AB2A17">
        <w:t>o set</w:t>
      </w:r>
      <w:r w:rsidR="00CD56F2">
        <w:t xml:space="preserve"> </w:t>
      </w:r>
      <w:r w:rsidR="00AB2A17">
        <w:t xml:space="preserve">up a secure server, we need to create </w:t>
      </w:r>
      <w:r w:rsidR="00C038A5">
        <w:t xml:space="preserve">security certificates to encrypt the communications channel and authenticate the client and server. </w:t>
      </w:r>
    </w:p>
    <w:p w14:paraId="684E993D" w14:textId="77777777" w:rsidR="00CD56F2" w:rsidRDefault="00CD56F2" w:rsidP="003F7616"/>
    <w:p w14:paraId="0636FC54" w14:textId="7FD5B6BF" w:rsidR="00A1590F" w:rsidRDefault="00374B60" w:rsidP="003F7616">
      <w:r>
        <w:t xml:space="preserve">The following commands </w:t>
      </w:r>
      <w:r w:rsidR="001D3D19">
        <w:t>create the certificates</w:t>
      </w:r>
      <w:r w:rsidR="00A1590F">
        <w:t xml:space="preserve">. The Certificate Authority </w:t>
      </w:r>
      <w:r w:rsidR="00454DD0">
        <w:t xml:space="preserve">key will be held in +my-safe-directory+;  the certificates themselves will be held in </w:t>
      </w:r>
      <w:commentRangeStart w:id="86"/>
      <w:commentRangeStart w:id="87"/>
      <w:commentRangeStart w:id="88"/>
      <w:commentRangeStart w:id="89"/>
      <w:r w:rsidR="00454DD0">
        <w:t>the +certs+ directory</w:t>
      </w:r>
      <w:commentRangeEnd w:id="86"/>
      <w:r>
        <w:rPr>
          <w:rStyle w:val="CommentReference"/>
        </w:rPr>
        <w:commentReference w:id="86"/>
      </w:r>
      <w:commentRangeEnd w:id="87"/>
      <w:r w:rsidR="002C07B4">
        <w:rPr>
          <w:rStyle w:val="CommentReference"/>
        </w:rPr>
        <w:commentReference w:id="87"/>
      </w:r>
      <w:commentRangeEnd w:id="88"/>
      <w:r w:rsidR="00AB0889">
        <w:rPr>
          <w:rStyle w:val="CommentReference"/>
        </w:rPr>
        <w:commentReference w:id="88"/>
      </w:r>
      <w:commentRangeEnd w:id="89"/>
      <w:r w:rsidR="00CE5C7C">
        <w:rPr>
          <w:rStyle w:val="CommentReference"/>
        </w:rPr>
        <w:commentReference w:id="89"/>
      </w:r>
      <w:r w:rsidR="00454DD0">
        <w:t>:</w:t>
      </w:r>
    </w:p>
    <w:p w14:paraId="4B8E3FF8" w14:textId="77777777" w:rsidR="00CD56F2" w:rsidRDefault="00CD56F2" w:rsidP="003F7616"/>
    <w:p w14:paraId="18BDE7BE" w14:textId="77777777" w:rsidR="001777E4" w:rsidRDefault="001777E4" w:rsidP="001777E4">
      <w:pPr>
        <w:pStyle w:val="code"/>
      </w:pPr>
      <w:r>
        <w:t>[source,bash]</w:t>
      </w:r>
    </w:p>
    <w:p w14:paraId="48702CB4" w14:textId="77777777" w:rsidR="001777E4" w:rsidRDefault="001777E4" w:rsidP="001777E4">
      <w:pPr>
        <w:pStyle w:val="code"/>
      </w:pPr>
      <w:r>
        <w:t>----</w:t>
      </w:r>
    </w:p>
    <w:p w14:paraId="44D0C90E" w14:textId="77777777" w:rsidR="001777E4" w:rsidRDefault="001777E4" w:rsidP="003F7616"/>
    <w:p w14:paraId="60AC856E" w14:textId="790EB6F3" w:rsidR="003C044B" w:rsidRDefault="00364D7B" w:rsidP="003C044B">
      <w:pPr>
        <w:pStyle w:val="code"/>
      </w:pPr>
      <w:r>
        <w:t>$</w:t>
      </w:r>
      <w:r w:rsidR="003C044B">
        <w:t xml:space="preserve"> mkdir certs my-safe-directory</w:t>
      </w:r>
    </w:p>
    <w:p w14:paraId="5587C226" w14:textId="67E7561A" w:rsidR="003C044B" w:rsidRDefault="00AA2A12" w:rsidP="003C044B">
      <w:pPr>
        <w:pStyle w:val="code"/>
      </w:pPr>
      <w:r>
        <w:t xml:space="preserve"> </w:t>
      </w:r>
    </w:p>
    <w:p w14:paraId="543008F1" w14:textId="07F29692" w:rsidR="003C044B" w:rsidRDefault="00364D7B" w:rsidP="003C044B">
      <w:pPr>
        <w:pStyle w:val="code"/>
      </w:pPr>
      <w:r>
        <w:t>$</w:t>
      </w:r>
      <w:r w:rsidR="003C044B">
        <w:t xml:space="preserve"> # CA certificate and keypair</w:t>
      </w:r>
    </w:p>
    <w:p w14:paraId="008705EE" w14:textId="77777777" w:rsidR="00AA2A12" w:rsidRDefault="00AA2A12" w:rsidP="003C044B">
      <w:pPr>
        <w:pStyle w:val="code"/>
      </w:pPr>
    </w:p>
    <w:p w14:paraId="51D3D6EC" w14:textId="4B7C9D5B" w:rsidR="003C044B" w:rsidRDefault="00364D7B" w:rsidP="003C044B">
      <w:pPr>
        <w:pStyle w:val="code"/>
      </w:pPr>
      <w:r>
        <w:t>$</w:t>
      </w:r>
      <w:r w:rsidR="003C044B">
        <w:t xml:space="preserve"> cockroach cert create-ca \</w:t>
      </w:r>
    </w:p>
    <w:p w14:paraId="46E8FF9D" w14:textId="77777777" w:rsidR="003C044B" w:rsidRDefault="003C044B" w:rsidP="003C044B">
      <w:pPr>
        <w:pStyle w:val="code"/>
      </w:pPr>
      <w:r>
        <w:t>&gt;     --certs-dir=certs \</w:t>
      </w:r>
    </w:p>
    <w:p w14:paraId="73A308BE" w14:textId="77777777" w:rsidR="003C044B" w:rsidRDefault="003C044B" w:rsidP="003C044B">
      <w:pPr>
        <w:pStyle w:val="code"/>
      </w:pPr>
      <w:r>
        <w:t>&gt;     --ca-key=my-safe-directory/ca.key</w:t>
      </w:r>
    </w:p>
    <w:p w14:paraId="509351A4" w14:textId="01B7FEC4" w:rsidR="003C044B" w:rsidRDefault="00AA2A12" w:rsidP="003C044B">
      <w:pPr>
        <w:pStyle w:val="code"/>
      </w:pPr>
      <w:r>
        <w:t xml:space="preserve"> </w:t>
      </w:r>
    </w:p>
    <w:p w14:paraId="7ED40CE1" w14:textId="77777777" w:rsidR="00AA2A12" w:rsidRDefault="00AA2A12" w:rsidP="003C044B">
      <w:pPr>
        <w:pStyle w:val="code"/>
      </w:pPr>
    </w:p>
    <w:p w14:paraId="3EAFDAB8" w14:textId="7B6FB7FE" w:rsidR="003C044B" w:rsidRDefault="00364D7B" w:rsidP="003C044B">
      <w:pPr>
        <w:pStyle w:val="code"/>
      </w:pPr>
      <w:r>
        <w:t>$</w:t>
      </w:r>
      <w:r w:rsidR="003C044B">
        <w:t xml:space="preserve"> # certificate and keypai</w:t>
      </w:r>
      <w:r w:rsidR="00AA2A12">
        <w:t>r</w:t>
      </w:r>
      <w:r w:rsidR="003C044B">
        <w:t xml:space="preserve"> for localhost</w:t>
      </w:r>
    </w:p>
    <w:p w14:paraId="7B668C06" w14:textId="0D7B3306" w:rsidR="003C044B" w:rsidRDefault="00364D7B" w:rsidP="003C044B">
      <w:pPr>
        <w:pStyle w:val="code"/>
      </w:pPr>
      <w:r>
        <w:t>$</w:t>
      </w:r>
      <w:r w:rsidR="003C044B">
        <w:t xml:space="preserve"> cockroach cert create-node localhost `hostname` --certs-dir=certs \</w:t>
      </w:r>
    </w:p>
    <w:p w14:paraId="2816B173" w14:textId="77777777" w:rsidR="003C044B" w:rsidRDefault="003C044B" w:rsidP="003C044B">
      <w:pPr>
        <w:pStyle w:val="code"/>
      </w:pPr>
      <w:r>
        <w:t>&gt;     --ca-key=my-safe-directory/ca.key</w:t>
      </w:r>
    </w:p>
    <w:p w14:paraId="09A25894" w14:textId="78BAEBBE" w:rsidR="003C044B" w:rsidRDefault="00AA2A12" w:rsidP="003C044B">
      <w:pPr>
        <w:pStyle w:val="code"/>
      </w:pPr>
      <w:r>
        <w:t xml:space="preserve"> </w:t>
      </w:r>
    </w:p>
    <w:p w14:paraId="342CEA67" w14:textId="3C65EA4B" w:rsidR="003C044B" w:rsidRDefault="00364D7B" w:rsidP="003C044B">
      <w:pPr>
        <w:pStyle w:val="code"/>
      </w:pPr>
      <w:r>
        <w:t>$</w:t>
      </w:r>
      <w:r w:rsidR="003C044B">
        <w:t xml:space="preserve"> # certificate for the root user</w:t>
      </w:r>
    </w:p>
    <w:p w14:paraId="3A293395" w14:textId="447D2420" w:rsidR="003C044B" w:rsidRDefault="00364D7B" w:rsidP="003C044B">
      <w:pPr>
        <w:pStyle w:val="code"/>
      </w:pPr>
      <w:r>
        <w:t>$</w:t>
      </w:r>
      <w:r w:rsidR="003C044B">
        <w:t xml:space="preserve"> cockroach cert create-client root \</w:t>
      </w:r>
    </w:p>
    <w:p w14:paraId="59AC9D84" w14:textId="77777777" w:rsidR="003C044B" w:rsidRDefault="003C044B" w:rsidP="003C044B">
      <w:pPr>
        <w:pStyle w:val="code"/>
      </w:pPr>
      <w:r>
        <w:t>&gt;     --certs-dir=certs \</w:t>
      </w:r>
    </w:p>
    <w:p w14:paraId="4E23A83E" w14:textId="126FD693" w:rsidR="003C044B" w:rsidRDefault="003C044B" w:rsidP="003C044B">
      <w:pPr>
        <w:pStyle w:val="code"/>
      </w:pPr>
      <w:r>
        <w:t>&gt;     --ca-key=my-safe-directory/ca.key</w:t>
      </w:r>
    </w:p>
    <w:p w14:paraId="67878F6E" w14:textId="174DBF76" w:rsidR="001777E4" w:rsidRDefault="001777E4" w:rsidP="003C044B">
      <w:pPr>
        <w:pStyle w:val="code"/>
      </w:pPr>
      <w:r>
        <w:t>----</w:t>
      </w:r>
    </w:p>
    <w:p w14:paraId="3D7E1BED" w14:textId="122BBF0D" w:rsidR="00AA2A12" w:rsidRDefault="00AA2A12" w:rsidP="003C044B">
      <w:pPr>
        <w:pStyle w:val="code"/>
      </w:pPr>
    </w:p>
    <w:p w14:paraId="334CFEC9" w14:textId="1CB6C426" w:rsidR="004D0B6D" w:rsidRDefault="004D0B6D" w:rsidP="00454DD0">
      <w:r>
        <w:t>We can now start the server and specify the directory containing the certificates</w:t>
      </w:r>
      <w:r w:rsidR="00454DD0">
        <w:t>:</w:t>
      </w:r>
    </w:p>
    <w:p w14:paraId="6148D8B7" w14:textId="77777777" w:rsidR="001777E4" w:rsidRDefault="001777E4" w:rsidP="001777E4">
      <w:pPr>
        <w:pStyle w:val="code"/>
      </w:pPr>
      <w:r>
        <w:t>[source,bash]</w:t>
      </w:r>
    </w:p>
    <w:p w14:paraId="42AED313" w14:textId="77777777" w:rsidR="001777E4" w:rsidRDefault="001777E4" w:rsidP="001777E4">
      <w:pPr>
        <w:pStyle w:val="code"/>
      </w:pPr>
      <w:r>
        <w:t>----</w:t>
      </w:r>
    </w:p>
    <w:p w14:paraId="2A8F94B6" w14:textId="77777777" w:rsidR="001777E4" w:rsidRDefault="001777E4" w:rsidP="00454DD0"/>
    <w:p w14:paraId="40FA872B" w14:textId="77777777" w:rsidR="00454DD0" w:rsidRDefault="00454DD0" w:rsidP="003C044B">
      <w:pPr>
        <w:pStyle w:val="code"/>
      </w:pPr>
    </w:p>
    <w:p w14:paraId="48FA43D1" w14:textId="11EC9DA9" w:rsidR="003C044B" w:rsidRDefault="00364D7B" w:rsidP="003C044B">
      <w:pPr>
        <w:pStyle w:val="code"/>
      </w:pPr>
      <w:r>
        <w:t>$</w:t>
      </w:r>
      <w:r w:rsidR="003C044B">
        <w:t xml:space="preserve"> # start single node</w:t>
      </w:r>
    </w:p>
    <w:p w14:paraId="440874FA" w14:textId="02B80E02" w:rsidR="003C044B" w:rsidRDefault="00364D7B" w:rsidP="003C044B">
      <w:pPr>
        <w:pStyle w:val="code"/>
      </w:pPr>
      <w:r>
        <w:t>$</w:t>
      </w:r>
      <w:r w:rsidR="003C044B">
        <w:t xml:space="preserve"> cockroach start-single-node --certs-dir=certs --background</w:t>
      </w:r>
    </w:p>
    <w:p w14:paraId="137C82AD" w14:textId="77777777" w:rsidR="003C044B" w:rsidRDefault="003C044B" w:rsidP="003C044B">
      <w:pPr>
        <w:pStyle w:val="code"/>
      </w:pPr>
      <w:r>
        <w:t>*</w:t>
      </w:r>
    </w:p>
    <w:p w14:paraId="2AADD0E2" w14:textId="77777777" w:rsidR="003C044B" w:rsidRDefault="003C044B" w:rsidP="003C044B">
      <w:pPr>
        <w:pStyle w:val="code"/>
      </w:pPr>
      <w:r>
        <w:t>* WARNING: neither --listen-addr nor --advertise-addr was specified.</w:t>
      </w:r>
    </w:p>
    <w:p w14:paraId="6933441E" w14:textId="77777777" w:rsidR="003C044B" w:rsidRDefault="003C044B" w:rsidP="003C044B">
      <w:pPr>
        <w:pStyle w:val="code"/>
      </w:pPr>
      <w:r>
        <w:t>* The server will advertise "mubuntu" to other nodes, is this routable?</w:t>
      </w:r>
    </w:p>
    <w:p w14:paraId="6EC920D1" w14:textId="77777777" w:rsidR="003C044B" w:rsidRDefault="003C044B" w:rsidP="003C044B">
      <w:pPr>
        <w:pStyle w:val="code"/>
      </w:pPr>
      <w:r>
        <w:t>*</w:t>
      </w:r>
    </w:p>
    <w:p w14:paraId="34FCDDAC" w14:textId="77777777" w:rsidR="003C044B" w:rsidRDefault="003C044B" w:rsidP="003C044B">
      <w:pPr>
        <w:pStyle w:val="code"/>
      </w:pPr>
      <w:r>
        <w:t>* Consider using:</w:t>
      </w:r>
    </w:p>
    <w:p w14:paraId="63D0F11D" w14:textId="77777777" w:rsidR="003C044B" w:rsidRDefault="003C044B" w:rsidP="003C044B">
      <w:pPr>
        <w:pStyle w:val="code"/>
      </w:pPr>
      <w:r>
        <w:t>* - for local-only servers:  --listen-addr=localhost</w:t>
      </w:r>
    </w:p>
    <w:p w14:paraId="61BED95F" w14:textId="77777777" w:rsidR="003C044B" w:rsidRDefault="003C044B" w:rsidP="003C044B">
      <w:pPr>
        <w:pStyle w:val="code"/>
      </w:pPr>
      <w:r>
        <w:t>* - for multi-node clusters: --advertise-addr=&lt;host/IP addr&gt;</w:t>
      </w:r>
    </w:p>
    <w:p w14:paraId="71A60AAB" w14:textId="77777777" w:rsidR="003C044B" w:rsidRDefault="003C044B" w:rsidP="003C044B">
      <w:pPr>
        <w:pStyle w:val="code"/>
      </w:pPr>
      <w:r>
        <w:t>*</w:t>
      </w:r>
    </w:p>
    <w:p w14:paraId="09F43750" w14:textId="77777777" w:rsidR="003C044B" w:rsidRDefault="003C044B" w:rsidP="003C044B">
      <w:pPr>
        <w:pStyle w:val="code"/>
      </w:pPr>
      <w:r>
        <w:t>*</w:t>
      </w:r>
    </w:p>
    <w:p w14:paraId="78FAAED5" w14:textId="514DD598" w:rsidR="003C044B" w:rsidRDefault="00364D7B" w:rsidP="003C044B">
      <w:pPr>
        <w:pStyle w:val="code"/>
      </w:pPr>
      <w:r>
        <w:t>$</w:t>
      </w:r>
      <w:r w:rsidR="003C044B">
        <w:t xml:space="preserve"> *</w:t>
      </w:r>
    </w:p>
    <w:p w14:paraId="4412191D" w14:textId="77777777" w:rsidR="003C044B" w:rsidRDefault="003C044B" w:rsidP="003C044B">
      <w:pPr>
        <w:pStyle w:val="code"/>
      </w:pPr>
      <w:r>
        <w:t>* INFO: Replication was disabled for this cluster.</w:t>
      </w:r>
    </w:p>
    <w:p w14:paraId="055A5191" w14:textId="77777777" w:rsidR="003C044B" w:rsidRDefault="003C044B" w:rsidP="003C044B">
      <w:pPr>
        <w:pStyle w:val="code"/>
      </w:pPr>
      <w:r>
        <w:t>* When/if adding nodes in the future, update zone configurations to increase the replication factor.</w:t>
      </w:r>
    </w:p>
    <w:p w14:paraId="74F7EDF5" w14:textId="47E45DA3" w:rsidR="003C044B" w:rsidRDefault="003C044B" w:rsidP="003C044B">
      <w:pPr>
        <w:pStyle w:val="code"/>
      </w:pPr>
      <w:r>
        <w:t>*</w:t>
      </w:r>
    </w:p>
    <w:p w14:paraId="1EE918F9" w14:textId="0F94290B" w:rsidR="001777E4" w:rsidRDefault="001777E4" w:rsidP="003C044B">
      <w:pPr>
        <w:pStyle w:val="code"/>
      </w:pPr>
      <w:r>
        <w:t>----</w:t>
      </w:r>
    </w:p>
    <w:p w14:paraId="6670B861" w14:textId="01120502" w:rsidR="003C044B" w:rsidRDefault="003C044B" w:rsidP="003C044B">
      <w:pPr>
        <w:pStyle w:val="code"/>
      </w:pPr>
    </w:p>
    <w:p w14:paraId="2B56DEFE" w14:textId="6F7691CF" w:rsidR="00454DD0" w:rsidRDefault="00454DD0" w:rsidP="00C37A64">
      <w:r>
        <w:t xml:space="preserve">Now when connecting, we </w:t>
      </w:r>
      <w:r w:rsidR="00C37A64">
        <w:t>must</w:t>
      </w:r>
      <w:r>
        <w:t xml:space="preserve"> specify </w:t>
      </w:r>
      <w:r w:rsidR="00844AD7">
        <w:t>the certificates directory</w:t>
      </w:r>
      <w:r w:rsidR="00C37A64">
        <w:t xml:space="preserve">. If we are connecting from a remote host then we would need to copy the certificates to that host. </w:t>
      </w:r>
    </w:p>
    <w:p w14:paraId="3BD338E6" w14:textId="77777777" w:rsidR="004B32BA" w:rsidRDefault="004B32BA" w:rsidP="00C37A64"/>
    <w:p w14:paraId="41F733FB" w14:textId="77777777" w:rsidR="001777E4" w:rsidRDefault="001777E4" w:rsidP="001777E4">
      <w:pPr>
        <w:pStyle w:val="code"/>
      </w:pPr>
      <w:r>
        <w:t>[source,bash]</w:t>
      </w:r>
    </w:p>
    <w:p w14:paraId="43920BBC" w14:textId="77777777" w:rsidR="001777E4" w:rsidRDefault="001777E4" w:rsidP="001777E4">
      <w:pPr>
        <w:pStyle w:val="code"/>
      </w:pPr>
      <w:r>
        <w:t>----</w:t>
      </w:r>
    </w:p>
    <w:p w14:paraId="68E95221" w14:textId="77777777" w:rsidR="00C37A64" w:rsidRDefault="00C37A64" w:rsidP="003C044B">
      <w:pPr>
        <w:pStyle w:val="code"/>
      </w:pPr>
    </w:p>
    <w:p w14:paraId="0D5E3C21" w14:textId="1E4AD3F3" w:rsidR="003C044B" w:rsidRDefault="00364D7B" w:rsidP="003C044B">
      <w:pPr>
        <w:pStyle w:val="code"/>
      </w:pPr>
      <w:r>
        <w:t>$</w:t>
      </w:r>
      <w:r w:rsidR="003C044B">
        <w:t xml:space="preserve">  cockroach sql --certs-dir=certs</w:t>
      </w:r>
    </w:p>
    <w:p w14:paraId="73357E20" w14:textId="77777777" w:rsidR="003C044B" w:rsidRDefault="003C044B" w:rsidP="003C044B">
      <w:pPr>
        <w:pStyle w:val="code"/>
      </w:pPr>
      <w:r>
        <w:t>#</w:t>
      </w:r>
    </w:p>
    <w:p w14:paraId="66347E0B" w14:textId="77777777" w:rsidR="003C044B" w:rsidRDefault="003C044B" w:rsidP="003C044B">
      <w:pPr>
        <w:pStyle w:val="code"/>
      </w:pPr>
      <w:r>
        <w:t># Welcome to the CockroachDB SQL shell.</w:t>
      </w:r>
    </w:p>
    <w:p w14:paraId="06D465E9" w14:textId="77777777" w:rsidR="003C044B" w:rsidRDefault="003C044B" w:rsidP="003C044B">
      <w:pPr>
        <w:pStyle w:val="code"/>
      </w:pPr>
      <w:r>
        <w:t># All statements must be terminated by a semicolon.</w:t>
      </w:r>
    </w:p>
    <w:p w14:paraId="1D563D11" w14:textId="77777777" w:rsidR="003C044B" w:rsidRDefault="003C044B" w:rsidP="003C044B">
      <w:pPr>
        <w:pStyle w:val="code"/>
      </w:pPr>
      <w:r>
        <w:t># To exit, type: \q.</w:t>
      </w:r>
    </w:p>
    <w:p w14:paraId="1071691B" w14:textId="77777777" w:rsidR="003C044B" w:rsidRDefault="003C044B" w:rsidP="003C044B">
      <w:pPr>
        <w:pStyle w:val="code"/>
      </w:pPr>
      <w:r>
        <w:t>#</w:t>
      </w:r>
    </w:p>
    <w:p w14:paraId="69D9DF90" w14:textId="77777777" w:rsidR="003C044B" w:rsidRDefault="003C044B" w:rsidP="003C044B">
      <w:pPr>
        <w:pStyle w:val="code"/>
      </w:pPr>
      <w:r>
        <w:t># Server version: CockroachDB CCL v20.2.4 (x86_64-unknown-linux-gnu, built 2021/01/21 00:08:24, go1.13.14) (same version as client)</w:t>
      </w:r>
    </w:p>
    <w:p w14:paraId="66627E56" w14:textId="77777777" w:rsidR="003C044B" w:rsidRDefault="003C044B" w:rsidP="003C044B">
      <w:pPr>
        <w:pStyle w:val="code"/>
      </w:pPr>
      <w:r>
        <w:t># Cluster ID: f908d29e-1fb6-40b8-9e1f-a2a0a3763603</w:t>
      </w:r>
    </w:p>
    <w:p w14:paraId="6B95A013" w14:textId="77777777" w:rsidR="003C044B" w:rsidRDefault="003C044B" w:rsidP="003C044B">
      <w:pPr>
        <w:pStyle w:val="code"/>
      </w:pPr>
      <w:r>
        <w:t>#</w:t>
      </w:r>
    </w:p>
    <w:p w14:paraId="662AFC40" w14:textId="77777777" w:rsidR="003C044B" w:rsidRDefault="003C044B" w:rsidP="003C044B">
      <w:pPr>
        <w:pStyle w:val="code"/>
      </w:pPr>
      <w:r>
        <w:t># Enter \? for a brief introduction.</w:t>
      </w:r>
    </w:p>
    <w:p w14:paraId="1A1C0D20" w14:textId="77777777" w:rsidR="003C044B" w:rsidRDefault="003C044B" w:rsidP="003C044B">
      <w:pPr>
        <w:pStyle w:val="code"/>
      </w:pPr>
      <w:r>
        <w:t>#</w:t>
      </w:r>
    </w:p>
    <w:p w14:paraId="2C6A4AC8" w14:textId="54D9062F" w:rsidR="003C044B" w:rsidRDefault="003C044B" w:rsidP="003C044B">
      <w:pPr>
        <w:pStyle w:val="code"/>
      </w:pPr>
      <w:r>
        <w:t>root@:26257/defaultdb&gt;</w:t>
      </w:r>
    </w:p>
    <w:p w14:paraId="24CF1F94" w14:textId="206D1319" w:rsidR="001777E4" w:rsidRDefault="001777E4" w:rsidP="003C044B">
      <w:pPr>
        <w:pStyle w:val="code"/>
      </w:pPr>
      <w:r>
        <w:t>----</w:t>
      </w:r>
    </w:p>
    <w:p w14:paraId="3E6771E4" w14:textId="77777777" w:rsidR="003E03A7" w:rsidRDefault="003E03A7" w:rsidP="003C044B">
      <w:pPr>
        <w:pStyle w:val="code"/>
      </w:pPr>
    </w:p>
    <w:p w14:paraId="2E5BED9B" w14:textId="1A678881" w:rsidR="00C77EC6" w:rsidRDefault="00C77EC6" w:rsidP="00C77EC6">
      <w:pPr>
        <w:pStyle w:val="code"/>
      </w:pPr>
      <w:r>
        <w:t>.Certificates directory</w:t>
      </w:r>
    </w:p>
    <w:p w14:paraId="17B7139A" w14:textId="77777777" w:rsidR="00C77EC6" w:rsidRDefault="00C77EC6" w:rsidP="00C77EC6">
      <w:pPr>
        <w:pStyle w:val="code"/>
      </w:pPr>
    </w:p>
    <w:p w14:paraId="6577A893" w14:textId="77777777" w:rsidR="00C77EC6" w:rsidRDefault="00C77EC6" w:rsidP="00C77EC6">
      <w:pPr>
        <w:pStyle w:val="code"/>
      </w:pPr>
      <w:r>
        <w:t>****</w:t>
      </w:r>
    </w:p>
    <w:p w14:paraId="3A8B00FF" w14:textId="77777777" w:rsidR="00C77EC6" w:rsidRDefault="00C77EC6" w:rsidP="00C77EC6">
      <w:pPr>
        <w:pStyle w:val="code"/>
      </w:pPr>
    </w:p>
    <w:p w14:paraId="1B7F734B" w14:textId="02DEEDF4" w:rsidR="00C77EC6" w:rsidRDefault="009E2CE9" w:rsidP="00E76B08">
      <w:r>
        <w:t xml:space="preserve">On Linux or MacOS systems, CockroachDB will look for certificates in the `~/.cockroach-certs directory. </w:t>
      </w:r>
      <w:del w:id="90" w:author="Guy Harrison" w:date="2021-05-08T16:42:00Z">
        <w:r>
          <w:delText>So if</w:delText>
        </w:r>
      </w:del>
      <w:ins w:id="91" w:author="Guy Harrison" w:date="2021-05-08T16:42:00Z">
        <w:r w:rsidR="004864EE">
          <w:t>If</w:t>
        </w:r>
      </w:ins>
      <w:r>
        <w:t xml:space="preserve"> your </w:t>
      </w:r>
      <w:del w:id="92" w:author="Guy Harrison" w:date="2021-05-08T16:42:00Z">
        <w:r>
          <w:delText>certificates are</w:delText>
        </w:r>
      </w:del>
      <w:ins w:id="93" w:author="Guy Harrison" w:date="2021-05-08T16:42:00Z">
        <w:r w:rsidR="004864EE">
          <w:t xml:space="preserve">ca.crt </w:t>
        </w:r>
        <w:r>
          <w:t>certificate</w:t>
        </w:r>
        <w:r w:rsidR="004864EE">
          <w:t xml:space="preserve"> is</w:t>
        </w:r>
      </w:ins>
      <w:r w:rsidR="004864EE">
        <w:t xml:space="preserve"> </w:t>
      </w:r>
      <w:r>
        <w:t xml:space="preserve">placed there, then you won’t need to </w:t>
      </w:r>
      <w:r w:rsidR="00F04364">
        <w:t xml:space="preserve">specify the – -certs-dir argument.  However, </w:t>
      </w:r>
      <w:r w:rsidR="0091673F">
        <w:t xml:space="preserve">if you have multiple CockroachDB servers then you </w:t>
      </w:r>
      <w:r w:rsidR="00A04FE4">
        <w:t xml:space="preserve">may need to maintain distinct certificates for each, possibly in their own directories. </w:t>
      </w:r>
    </w:p>
    <w:p w14:paraId="0376BD0C" w14:textId="77777777" w:rsidR="00C77EC6" w:rsidRDefault="00C77EC6" w:rsidP="00C77EC6">
      <w:pPr>
        <w:pStyle w:val="code"/>
      </w:pPr>
    </w:p>
    <w:p w14:paraId="338DC823" w14:textId="7D3F1CB1" w:rsidR="00C77EC6" w:rsidRDefault="00C77EC6" w:rsidP="00C77EC6">
      <w:pPr>
        <w:pStyle w:val="code"/>
      </w:pPr>
      <w:r>
        <w:t>****</w:t>
      </w:r>
    </w:p>
    <w:p w14:paraId="6EC90C5F" w14:textId="28A93646" w:rsidR="00BE7A35" w:rsidRDefault="00185AAC" w:rsidP="00B02315">
      <w:pPr>
        <w:pStyle w:val="Heading3"/>
      </w:pPr>
      <w:r>
        <w:t>Remote connection</w:t>
      </w:r>
    </w:p>
    <w:p w14:paraId="17839383" w14:textId="7D7E2193" w:rsidR="00B25FA0" w:rsidRDefault="00BE7A35" w:rsidP="00BE7A35">
      <w:r>
        <w:t>In the previous examples, we</w:t>
      </w:r>
      <w:r w:rsidR="003C3355">
        <w:t>'</w:t>
      </w:r>
      <w:r>
        <w:t xml:space="preserve">ve </w:t>
      </w:r>
      <w:r w:rsidR="000145A2">
        <w:t>connected to a server running on the same host as our client.  This is pretty unusual in the real world, where we would normally be connecting to a server on an</w:t>
      </w:r>
      <w:r w:rsidR="00B25FA0">
        <w:t>other machine.  Typically, we</w:t>
      </w:r>
      <w:r w:rsidR="003C3355">
        <w:t>'</w:t>
      </w:r>
      <w:r w:rsidR="00B25FA0">
        <w:t xml:space="preserve">d specify the </w:t>
      </w:r>
      <w:r w:rsidR="004B32BA">
        <w:t>URL</w:t>
      </w:r>
      <w:r w:rsidR="00B25FA0">
        <w:t xml:space="preserve"> parameter to identify the server concerned</w:t>
      </w:r>
      <w:r w:rsidR="004C1FF4">
        <w:t xml:space="preserve">.  </w:t>
      </w:r>
      <w:r w:rsidR="00B25FA0">
        <w:t xml:space="preserve"> </w:t>
      </w:r>
      <w:r w:rsidR="004C1FF4">
        <w:t>For</w:t>
      </w:r>
      <w:r w:rsidR="00B25FA0">
        <w:t xml:space="preserve"> instance</w:t>
      </w:r>
      <w:r w:rsidR="004B32BA">
        <w:t>,</w:t>
      </w:r>
      <w:r w:rsidR="004C1FF4">
        <w:t xml:space="preserve"> to connect to a server on the +mubuntu+ server on the default port</w:t>
      </w:r>
      <w:r w:rsidR="004B32BA">
        <w:t>,</w:t>
      </w:r>
      <w:r w:rsidR="000E4D10">
        <w:t xml:space="preserve"> we could issue the following command:</w:t>
      </w:r>
    </w:p>
    <w:p w14:paraId="336D0EC2" w14:textId="77777777" w:rsidR="004B32BA" w:rsidRDefault="004B32BA" w:rsidP="00BE7A35"/>
    <w:p w14:paraId="421C189B" w14:textId="77777777" w:rsidR="001777E4" w:rsidRDefault="001777E4" w:rsidP="001777E4">
      <w:pPr>
        <w:pStyle w:val="code"/>
      </w:pPr>
      <w:r>
        <w:t>[source,bash]</w:t>
      </w:r>
    </w:p>
    <w:p w14:paraId="4AE8CD6C" w14:textId="77777777" w:rsidR="001777E4" w:rsidRDefault="001777E4" w:rsidP="001777E4">
      <w:pPr>
        <w:pStyle w:val="code"/>
      </w:pPr>
      <w:r>
        <w:t>----</w:t>
      </w:r>
    </w:p>
    <w:p w14:paraId="0FAEDB34" w14:textId="77777777" w:rsidR="001777E4" w:rsidRDefault="001777E4" w:rsidP="00BE7A35"/>
    <w:p w14:paraId="3766664D" w14:textId="3C7BD54D" w:rsidR="00A067C8" w:rsidRPr="00A067C8" w:rsidRDefault="00A067C8" w:rsidP="00A067C8">
      <w:pPr>
        <w:pStyle w:val="code"/>
        <w:rPr>
          <w:rFonts w:ascii="Segoe UI Symbol" w:hAnsi="Segoe UI Symbol" w:cs="Segoe UI Symbol"/>
        </w:rPr>
      </w:pPr>
      <w:r>
        <w:rPr>
          <w:rFonts w:ascii="Segoe UI Symbol" w:hAnsi="Segoe UI Symbol" w:cs="Segoe UI Symbol"/>
        </w:rPr>
        <w:t>$</w:t>
      </w:r>
      <w:r w:rsidRPr="00A067C8">
        <w:rPr>
          <w:rFonts w:ascii="Segoe UI Symbol" w:hAnsi="Segoe UI Symbol" w:cs="Segoe UI Symbol"/>
        </w:rPr>
        <w:t xml:space="preserve"> cockroach sql --certs-dir=certs --url postgresql://root@mubuntu:26257/defaultdb</w:t>
      </w:r>
    </w:p>
    <w:p w14:paraId="6E6F762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4514C2B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Welcome to the CockroachDB SQL shell.</w:t>
      </w:r>
    </w:p>
    <w:p w14:paraId="487F76D8"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All statements must be terminated by a semicolon.</w:t>
      </w:r>
    </w:p>
    <w:p w14:paraId="5CFF206C"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To exit, type: \q.</w:t>
      </w:r>
    </w:p>
    <w:p w14:paraId="428BB4EA"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04A83B25"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Server version: CockroachDB CCL v20.2.4 (x86_64-unknown-linux-gnu, built 2021/01/21 00:08:24, go1.13.14) (same version as client)</w:t>
      </w:r>
    </w:p>
    <w:p w14:paraId="44F1AE84"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Cluster ID: f908d29e-1fb6-40b8-9e1f-a2a0a3763603</w:t>
      </w:r>
    </w:p>
    <w:p w14:paraId="06C0E10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3084E883"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 Enter \? for a brief introduction.</w:t>
      </w:r>
    </w:p>
    <w:p w14:paraId="75D8BACF" w14:textId="77777777" w:rsidR="00A067C8" w:rsidRPr="00A067C8" w:rsidRDefault="00A067C8" w:rsidP="00A067C8">
      <w:pPr>
        <w:pStyle w:val="code"/>
        <w:rPr>
          <w:rFonts w:ascii="Segoe UI Symbol" w:hAnsi="Segoe UI Symbol" w:cs="Segoe UI Symbol"/>
        </w:rPr>
      </w:pPr>
      <w:r w:rsidRPr="00A067C8">
        <w:rPr>
          <w:rFonts w:ascii="Segoe UI Symbol" w:hAnsi="Segoe UI Symbol" w:cs="Segoe UI Symbol"/>
        </w:rPr>
        <w:t>#</w:t>
      </w:r>
    </w:p>
    <w:p w14:paraId="2B365261" w14:textId="601D7D47" w:rsidR="000E4D10" w:rsidRDefault="00A067C8" w:rsidP="00A067C8">
      <w:pPr>
        <w:pStyle w:val="code"/>
        <w:rPr>
          <w:rFonts w:ascii="Segoe UI Symbol" w:hAnsi="Segoe UI Symbol" w:cs="Segoe UI Symbol"/>
        </w:rPr>
      </w:pPr>
      <w:r w:rsidRPr="00A067C8">
        <w:rPr>
          <w:rFonts w:ascii="Segoe UI Symbol" w:hAnsi="Segoe UI Symbol" w:cs="Segoe UI Symbol"/>
        </w:rPr>
        <w:t>root@mubuntu:26257/defaultdb&gt;</w:t>
      </w:r>
    </w:p>
    <w:p w14:paraId="665BECD9" w14:textId="7B132236" w:rsidR="001777E4" w:rsidRDefault="001777E4" w:rsidP="00A067C8">
      <w:pPr>
        <w:pStyle w:val="code"/>
        <w:rPr>
          <w:rFonts w:ascii="Segoe UI Symbol" w:hAnsi="Segoe UI Symbol" w:cs="Segoe UI Symbol"/>
        </w:rPr>
      </w:pPr>
      <w:r>
        <w:rPr>
          <w:rFonts w:ascii="Segoe UI Symbol" w:hAnsi="Segoe UI Symbol" w:cs="Segoe UI Symbol"/>
        </w:rPr>
        <w:t>----</w:t>
      </w:r>
    </w:p>
    <w:p w14:paraId="28147AE3" w14:textId="77777777" w:rsidR="001777E4" w:rsidRDefault="001777E4" w:rsidP="00A067C8">
      <w:pPr>
        <w:pStyle w:val="code"/>
      </w:pPr>
    </w:p>
    <w:p w14:paraId="71282AE4" w14:textId="5FECD2AB" w:rsidR="00185AAC" w:rsidRDefault="00185AAC" w:rsidP="00185AAC">
      <w:pPr>
        <w:pStyle w:val="Heading3"/>
      </w:pPr>
      <w:r>
        <w:t>Creating a Kubernetes cluster</w:t>
      </w:r>
    </w:p>
    <w:p w14:paraId="1B5AC922" w14:textId="5B3CFE90" w:rsidR="00185AAC" w:rsidRDefault="00185AAC" w:rsidP="003F7616"/>
    <w:p w14:paraId="4DFEB520" w14:textId="215E8D97" w:rsidR="0060015C" w:rsidRDefault="0060015C" w:rsidP="003F7616">
      <w:r>
        <w:t>In the above examples, we</w:t>
      </w:r>
      <w:r w:rsidR="003C3355">
        <w:t>'</w:t>
      </w:r>
      <w:r>
        <w:t xml:space="preserve">ve created </w:t>
      </w:r>
      <w:r w:rsidR="00F47B8C">
        <w:t>single</w:t>
      </w:r>
      <w:r w:rsidR="004B32BA">
        <w:t>-</w:t>
      </w:r>
      <w:r w:rsidR="00F47B8C">
        <w:t xml:space="preserve">node clusters and connected to a free CockroachCloud database which </w:t>
      </w:r>
      <w:r w:rsidR="00365CAC">
        <w:t xml:space="preserve">is a shared region of a multi-tenant cluster.  If you want to </w:t>
      </w:r>
      <w:r w:rsidR="0045248F">
        <w:t xml:space="preserve">start with a dedicated multi-node cluster, then the easiest way is to install </w:t>
      </w:r>
      <w:r w:rsidR="005E3F74">
        <w:t xml:space="preserve">a </w:t>
      </w:r>
      <w:r w:rsidR="0045248F">
        <w:t xml:space="preserve">CockroachDB </w:t>
      </w:r>
      <w:r w:rsidR="005E3F74">
        <w:t xml:space="preserve">cluster in a Kubernetes environment using the </w:t>
      </w:r>
      <w:hyperlink r:id="rId22" w:history="1">
        <w:r w:rsidR="005E3F74" w:rsidRPr="0092358E">
          <w:rPr>
            <w:rStyle w:val="Hyperlink"/>
          </w:rPr>
          <w:t>CockroachDB Kubernetes operator</w:t>
        </w:r>
      </w:hyperlink>
      <w:r w:rsidR="005E3F74">
        <w:t xml:space="preserve">. </w:t>
      </w:r>
    </w:p>
    <w:p w14:paraId="6B6BF426" w14:textId="77777777" w:rsidR="004B32BA" w:rsidRDefault="004B32BA" w:rsidP="003F7616"/>
    <w:p w14:paraId="1CE740BC" w14:textId="27825137" w:rsidR="00CC686C" w:rsidRDefault="006D134D" w:rsidP="003F7616">
      <w:r>
        <w:t>Kubernetes is an increasingly u</w:t>
      </w:r>
      <w:r w:rsidR="00E22798">
        <w:t xml:space="preserve">biquitous framework that coordinates – orchestrates – the management of the </w:t>
      </w:r>
      <w:r w:rsidR="002466E1">
        <w:t xml:space="preserve">components of a distributed system.  The </w:t>
      </w:r>
      <w:hyperlink r:id="rId23" w:history="1">
        <w:r w:rsidR="002466E1" w:rsidRPr="0092358E">
          <w:rPr>
            <w:rStyle w:val="Hyperlink"/>
          </w:rPr>
          <w:t>CockroachDB Kubernetes operator</w:t>
        </w:r>
      </w:hyperlink>
      <w:r w:rsidR="002466E1">
        <w:t xml:space="preserve"> contains the </w:t>
      </w:r>
      <w:r w:rsidR="008E3C8F">
        <w:t xml:space="preserve">configuration and utilities that allow CockroachDB to be </w:t>
      </w:r>
      <w:r w:rsidR="00CC686C">
        <w:t xml:space="preserve">deployed in Kubernetes.  </w:t>
      </w:r>
    </w:p>
    <w:p w14:paraId="388FF550" w14:textId="77777777" w:rsidR="004B32BA" w:rsidRDefault="004B32BA" w:rsidP="003F7616"/>
    <w:p w14:paraId="29C04099" w14:textId="3B9B5B7F" w:rsidR="0086357C" w:rsidRDefault="00CC686C" w:rsidP="003F7616">
      <w:r>
        <w:t>We</w:t>
      </w:r>
      <w:r w:rsidR="003C3355">
        <w:t>'</w:t>
      </w:r>
      <w:r>
        <w:t xml:space="preserve">ll come back to production deployment options for Kubernetes later in the book.  For now, we will deploy CockroachDB in a Kubernetes </w:t>
      </w:r>
      <w:hyperlink r:id="rId24" w:history="1">
        <w:r w:rsidRPr="00BB2D7D">
          <w:rPr>
            <w:rStyle w:val="Hyperlink"/>
          </w:rPr>
          <w:t>Minikube</w:t>
        </w:r>
      </w:hyperlink>
      <w:r>
        <w:t xml:space="preserve"> cluster, which </w:t>
      </w:r>
      <w:r w:rsidR="00BB2D7D">
        <w:t xml:space="preserve">implements a local Kubernetes cluster on a desktop system. </w:t>
      </w:r>
    </w:p>
    <w:p w14:paraId="32C403DF" w14:textId="77777777" w:rsidR="003A719C" w:rsidRDefault="003A719C" w:rsidP="003F7616"/>
    <w:p w14:paraId="2851A49B" w14:textId="0C9B2A37" w:rsidR="00FD38D3" w:rsidRDefault="004D1F05" w:rsidP="003F7616">
      <w:r>
        <w:t>For this example</w:t>
      </w:r>
      <w:r w:rsidR="004B32BA">
        <w:t>,</w:t>
      </w:r>
      <w:r>
        <w:t xml:space="preserve"> we are using a minikube cluster running on </w:t>
      </w:r>
      <w:r w:rsidR="004B32BA">
        <w:t>m</w:t>
      </w:r>
      <w:r>
        <w:t>acOS with 6 CPUs and 12GB of memory</w:t>
      </w:r>
      <w:r w:rsidR="00A72C19">
        <w:t>.</w:t>
      </w:r>
    </w:p>
    <w:p w14:paraId="658F5FC3" w14:textId="77777777" w:rsidR="003A719C" w:rsidRDefault="003A719C" w:rsidP="003F7616"/>
    <w:p w14:paraId="20D6D1D9" w14:textId="37AF4777" w:rsidR="00A72C19" w:rsidRDefault="00A72C19" w:rsidP="003F7616">
      <w:r>
        <w:t xml:space="preserve">The first step is to deploy the </w:t>
      </w:r>
      <w:r w:rsidR="00D72BB1">
        <w:t>operator</w:t>
      </w:r>
      <w:r w:rsidR="004B32BA">
        <w:t>,</w:t>
      </w:r>
      <w:r w:rsidR="00D72BB1">
        <w:t xml:space="preserve"> and it</w:t>
      </w:r>
      <w:r w:rsidR="003C3355">
        <w:t>'</w:t>
      </w:r>
      <w:r w:rsidR="00D72BB1">
        <w:t>s manifest:</w:t>
      </w:r>
    </w:p>
    <w:p w14:paraId="5C51EC59" w14:textId="77777777" w:rsidR="003A719C" w:rsidRDefault="003A719C" w:rsidP="003F7616"/>
    <w:p w14:paraId="2A7B060A" w14:textId="5E114060" w:rsidR="00D72BB1" w:rsidRDefault="00D72BB1" w:rsidP="00064006">
      <w:pPr>
        <w:pStyle w:val="code"/>
      </w:pPr>
      <w:r>
        <w:t>[source,bash]</w:t>
      </w:r>
      <w:r>
        <w:br/>
        <w:t>----</w:t>
      </w:r>
    </w:p>
    <w:p w14:paraId="6DA6154F" w14:textId="712E04DE" w:rsidR="00064006" w:rsidRDefault="00064006" w:rsidP="00064006">
      <w:pPr>
        <w:pStyle w:val="code"/>
      </w:pPr>
      <w:r>
        <w:t>$ kubectl apply -f https://raw.githubusercontent.com/cockroachdb/cockroach-operator/master/config/crd/bases/crdb.cockroachlabs.com_crdbclusters.yaml</w:t>
      </w:r>
    </w:p>
    <w:p w14:paraId="178C64A6" w14:textId="77777777" w:rsidR="00064006" w:rsidRDefault="00064006" w:rsidP="00064006">
      <w:pPr>
        <w:pStyle w:val="code"/>
      </w:pPr>
      <w:r>
        <w:t>customresourcedefinition.apiextensions.k8s.io/crdbclusters.crdb.cockroachlabs.com created</w:t>
      </w:r>
    </w:p>
    <w:p w14:paraId="7FFDF75D" w14:textId="77777777" w:rsidR="00064006" w:rsidRDefault="00064006" w:rsidP="00064006">
      <w:pPr>
        <w:pStyle w:val="code"/>
      </w:pPr>
      <w:r>
        <w:t xml:space="preserve">$ </w:t>
      </w:r>
    </w:p>
    <w:p w14:paraId="4D079A6E" w14:textId="77777777" w:rsidR="00064006" w:rsidRDefault="00064006" w:rsidP="00064006">
      <w:pPr>
        <w:pStyle w:val="code"/>
      </w:pPr>
      <w:r>
        <w:t>$ kubectl apply -f https://raw.githubusercontent.com/cockroachdb/cockroach-operator/master/manifests/operator.yaml</w:t>
      </w:r>
    </w:p>
    <w:p w14:paraId="37BC3A50" w14:textId="77777777" w:rsidR="00064006" w:rsidRDefault="00064006" w:rsidP="00064006">
      <w:pPr>
        <w:pStyle w:val="code"/>
      </w:pPr>
      <w:r>
        <w:t>clusterrole.rbac.authorization.k8s.io/cockroach-database-role created</w:t>
      </w:r>
    </w:p>
    <w:p w14:paraId="4B15EC6C" w14:textId="77777777" w:rsidR="00064006" w:rsidRDefault="00064006" w:rsidP="00064006">
      <w:pPr>
        <w:pStyle w:val="code"/>
      </w:pPr>
      <w:r>
        <w:t>serviceaccount/cockroach-database-sa created</w:t>
      </w:r>
    </w:p>
    <w:p w14:paraId="231BD183" w14:textId="77777777" w:rsidR="00064006" w:rsidRDefault="00064006" w:rsidP="00064006">
      <w:pPr>
        <w:pStyle w:val="code"/>
      </w:pPr>
      <w:r>
        <w:t>clusterrolebinding.rbac.authorization.k8s.io/cockroach-database-rolebinding created</w:t>
      </w:r>
    </w:p>
    <w:p w14:paraId="7D41661A" w14:textId="77777777" w:rsidR="00064006" w:rsidRDefault="00064006" w:rsidP="00064006">
      <w:pPr>
        <w:pStyle w:val="code"/>
      </w:pPr>
      <w:r>
        <w:t>role.rbac.authorization.k8s.io/cockroach-operator-role created</w:t>
      </w:r>
    </w:p>
    <w:p w14:paraId="50F6F9A4" w14:textId="77777777" w:rsidR="00064006" w:rsidRDefault="00064006" w:rsidP="00064006">
      <w:pPr>
        <w:pStyle w:val="code"/>
      </w:pPr>
      <w:r>
        <w:t>clusterrolebinding.rbac.authorization.k8s.io/cockroach-operator-rolebinding created</w:t>
      </w:r>
    </w:p>
    <w:p w14:paraId="2DD3EEB5" w14:textId="77777777" w:rsidR="00064006" w:rsidRDefault="00064006" w:rsidP="00064006">
      <w:pPr>
        <w:pStyle w:val="code"/>
      </w:pPr>
      <w:r>
        <w:t>clusterrole.rbac.authorization.k8s.io/cockroach-operator-role created</w:t>
      </w:r>
    </w:p>
    <w:p w14:paraId="36795F56" w14:textId="77777777" w:rsidR="00064006" w:rsidRDefault="00064006" w:rsidP="00064006">
      <w:pPr>
        <w:pStyle w:val="code"/>
      </w:pPr>
      <w:r>
        <w:t>serviceaccount/cockroach-operator-sa created</w:t>
      </w:r>
    </w:p>
    <w:p w14:paraId="694B27F4" w14:textId="77777777" w:rsidR="00064006" w:rsidRDefault="00064006" w:rsidP="00064006">
      <w:pPr>
        <w:pStyle w:val="code"/>
      </w:pPr>
      <w:r>
        <w:t>rolebinding.rbac.authorization.k8s.io/cockroach-operator-default created</w:t>
      </w:r>
    </w:p>
    <w:p w14:paraId="282F974A" w14:textId="59016922" w:rsidR="00064006" w:rsidRDefault="00064006" w:rsidP="00064006">
      <w:pPr>
        <w:pStyle w:val="code"/>
        <w:pBdr>
          <w:bottom w:val="single" w:sz="6" w:space="1" w:color="auto"/>
        </w:pBdr>
      </w:pPr>
      <w:r>
        <w:t xml:space="preserve">deployment.apps/cockroach-operator created </w:t>
      </w:r>
    </w:p>
    <w:p w14:paraId="59B13BDB" w14:textId="51D4B254" w:rsidR="00C058FD" w:rsidRDefault="00C058FD" w:rsidP="00C058FD">
      <w:pPr>
        <w:pStyle w:val="code"/>
        <w:pBdr>
          <w:bottom w:val="single" w:sz="6" w:space="1" w:color="auto"/>
        </w:pBdr>
      </w:pPr>
      <w:r>
        <w:t>----</w:t>
      </w:r>
    </w:p>
    <w:p w14:paraId="67CA2C43" w14:textId="5210E7D2" w:rsidR="00586979" w:rsidRDefault="00586979" w:rsidP="00C058FD">
      <w:pPr>
        <w:pStyle w:val="code"/>
        <w:pBdr>
          <w:bottom w:val="single" w:sz="6" w:space="1" w:color="auto"/>
        </w:pBdr>
      </w:pPr>
    </w:p>
    <w:p w14:paraId="6D9A4930" w14:textId="77777777" w:rsidR="00586979" w:rsidRDefault="00586979" w:rsidP="00C058FD">
      <w:pPr>
        <w:pStyle w:val="code"/>
        <w:pBdr>
          <w:bottom w:val="single" w:sz="6" w:space="1" w:color="auto"/>
        </w:pBdr>
      </w:pPr>
    </w:p>
    <w:p w14:paraId="10495900" w14:textId="77777777" w:rsidR="00C058FD" w:rsidRDefault="00C058FD" w:rsidP="00586979"/>
    <w:p w14:paraId="7DCB1F24" w14:textId="4AF0393E" w:rsidR="00064006" w:rsidRDefault="00064006" w:rsidP="00586979">
      <w:r>
        <w:t>Once this is done</w:t>
      </w:r>
      <w:r w:rsidR="004B32BA">
        <w:t>,</w:t>
      </w:r>
      <w:r>
        <w:t xml:space="preserve"> a +kubectl get pods+ command should show the CockroachDB Kubernetes operator running inside the cluster:</w:t>
      </w:r>
    </w:p>
    <w:p w14:paraId="7CD0DC95" w14:textId="77337B1A" w:rsidR="00C058FD" w:rsidRDefault="00C058FD" w:rsidP="00C058FD">
      <w:pPr>
        <w:pStyle w:val="code"/>
        <w:pBdr>
          <w:bottom w:val="single" w:sz="6" w:space="1" w:color="auto"/>
        </w:pBdr>
      </w:pPr>
    </w:p>
    <w:p w14:paraId="0D069D7E" w14:textId="77777777" w:rsidR="00586979" w:rsidRDefault="00586979" w:rsidP="00C058FD">
      <w:pPr>
        <w:pStyle w:val="code"/>
        <w:pBdr>
          <w:bottom w:val="single" w:sz="6" w:space="1" w:color="auto"/>
        </w:pBdr>
      </w:pPr>
    </w:p>
    <w:p w14:paraId="7D84AF87" w14:textId="77777777" w:rsidR="00586979" w:rsidRDefault="00586979" w:rsidP="00064006"/>
    <w:p w14:paraId="7170D5BA" w14:textId="77777777" w:rsidR="00064006" w:rsidRDefault="00064006" w:rsidP="00064006">
      <w:pPr>
        <w:pStyle w:val="code"/>
      </w:pPr>
      <w:r>
        <w:t>[source,bash]</w:t>
      </w:r>
      <w:r>
        <w:br/>
        <w:t>----</w:t>
      </w:r>
    </w:p>
    <w:p w14:paraId="3F9C7CE9" w14:textId="77777777" w:rsidR="00064006" w:rsidRDefault="00064006" w:rsidP="00064006"/>
    <w:p w14:paraId="593276DE" w14:textId="77777777" w:rsidR="00064006" w:rsidRDefault="00064006" w:rsidP="00064006">
      <w:pPr>
        <w:pStyle w:val="code"/>
      </w:pPr>
      <w:r>
        <w:t>$ kubectl get pods</w:t>
      </w:r>
    </w:p>
    <w:p w14:paraId="0007046F" w14:textId="77777777" w:rsidR="00064006" w:rsidRDefault="00064006" w:rsidP="00064006">
      <w:pPr>
        <w:pStyle w:val="code"/>
      </w:pPr>
      <w:r>
        <w:t>NAME                                  READY   STATUS              RESTARTS   AGE</w:t>
      </w:r>
    </w:p>
    <w:p w14:paraId="4FBD28B6" w14:textId="10C42DAB" w:rsidR="00064006" w:rsidRDefault="00064006" w:rsidP="00064006">
      <w:pPr>
        <w:pStyle w:val="code"/>
      </w:pPr>
      <w:r>
        <w:t>cockroach-operator-84bf588dbb-65m8k   0/1     ContainerCreating   0          9s</w:t>
      </w:r>
    </w:p>
    <w:p w14:paraId="5118BE94" w14:textId="68ADC5CC" w:rsidR="00064006" w:rsidRDefault="00064006" w:rsidP="00064006">
      <w:pPr>
        <w:pStyle w:val="code"/>
      </w:pPr>
      <w:r>
        <w:t>---</w:t>
      </w:r>
      <w:r w:rsidR="003A719C">
        <w:t>-</w:t>
      </w:r>
    </w:p>
    <w:p w14:paraId="18D0D433" w14:textId="77777777" w:rsidR="00064006" w:rsidRDefault="00064006" w:rsidP="00064006">
      <w:pPr>
        <w:pStyle w:val="code"/>
      </w:pPr>
    </w:p>
    <w:p w14:paraId="3AE81984" w14:textId="4A6BAA80" w:rsidR="00D72BB1" w:rsidRDefault="00456AEA" w:rsidP="00D72BB1">
      <w:r>
        <w:t xml:space="preserve">We then retrieve the </w:t>
      </w:r>
      <w:r w:rsidR="00302F87">
        <w:t xml:space="preserve">example configuration file that is included in the operators </w:t>
      </w:r>
      <w:r w:rsidR="00A07219">
        <w:t>repository.</w:t>
      </w:r>
    </w:p>
    <w:p w14:paraId="63E76EDC" w14:textId="77777777" w:rsidR="003A719C" w:rsidRDefault="003A719C" w:rsidP="00D72BB1"/>
    <w:p w14:paraId="7A08257A" w14:textId="77777777" w:rsidR="00064006" w:rsidRDefault="00064006" w:rsidP="00064006">
      <w:pPr>
        <w:pStyle w:val="code"/>
      </w:pPr>
      <w:r>
        <w:t>[source,bash]</w:t>
      </w:r>
      <w:r>
        <w:br/>
        <w:t>----</w:t>
      </w:r>
    </w:p>
    <w:p w14:paraId="1F78D821" w14:textId="77777777" w:rsidR="00064006" w:rsidRDefault="00064006" w:rsidP="00064006">
      <w:pPr>
        <w:pStyle w:val="code"/>
      </w:pPr>
    </w:p>
    <w:p w14:paraId="5B3B1CF9" w14:textId="77777777" w:rsidR="00064006" w:rsidRDefault="00064006" w:rsidP="00064006">
      <w:pPr>
        <w:pStyle w:val="code"/>
      </w:pPr>
      <w:r>
        <w:t>$ curl -O https://raw.githubusercontent.com/cockroachdb/cockroach-operator/master/examples/example.yaml</w:t>
      </w:r>
    </w:p>
    <w:p w14:paraId="05D36EF4" w14:textId="77777777" w:rsidR="00064006" w:rsidRDefault="00064006" w:rsidP="00064006">
      <w:pPr>
        <w:pStyle w:val="code"/>
      </w:pPr>
      <w:r>
        <w:t xml:space="preserve">  % Total    % Received % Xferd  Average Speed   Time    Time     Time  Current</w:t>
      </w:r>
    </w:p>
    <w:p w14:paraId="1B5428BC" w14:textId="77777777" w:rsidR="00064006" w:rsidRDefault="00064006" w:rsidP="00064006">
      <w:pPr>
        <w:pStyle w:val="code"/>
      </w:pPr>
      <w:r>
        <w:t xml:space="preserve">                                 Dload  Upload   Total   Spent    Left  Speed</w:t>
      </w:r>
    </w:p>
    <w:p w14:paraId="61BEBA25" w14:textId="2592C211" w:rsidR="00A07219" w:rsidRDefault="00064006" w:rsidP="00064006">
      <w:pPr>
        <w:pStyle w:val="code"/>
      </w:pPr>
      <w:r>
        <w:t>100  1098  100  1098    0     0   3399      0 --:--:-- --:--:-- --:--:--  3399</w:t>
      </w:r>
    </w:p>
    <w:p w14:paraId="0A2BCCB0" w14:textId="574980C9" w:rsidR="00064006" w:rsidRDefault="00064006" w:rsidP="00064006">
      <w:pPr>
        <w:pStyle w:val="code"/>
      </w:pPr>
      <w:r>
        <w:t>----</w:t>
      </w:r>
    </w:p>
    <w:p w14:paraId="5025DAD8" w14:textId="77777777" w:rsidR="00064006" w:rsidRDefault="00064006" w:rsidP="00064006"/>
    <w:p w14:paraId="01D8DFAF" w14:textId="39CA724E" w:rsidR="00A07219" w:rsidRDefault="00A07219" w:rsidP="00D72BB1">
      <w:r>
        <w:t xml:space="preserve">This file contains definitions for the cluster to be configured, such as the number of nodes to be created and the memory and CPU required by each node.  The configuration is </w:t>
      </w:r>
      <w:r w:rsidR="00EA48EE">
        <w:t xml:space="preserve">tilted towards a production deployment, so you might want to trim down the requirements.  For instance, </w:t>
      </w:r>
      <w:r w:rsidR="00663421">
        <w:t xml:space="preserve">below we see that the default configuration file specifies a </w:t>
      </w:r>
      <w:r w:rsidR="00F96638">
        <w:t>60GB storage requirement.  We might want to change this to a lower value for a simple test system (or increase it for a bigger deployment):</w:t>
      </w:r>
    </w:p>
    <w:p w14:paraId="3D09DB79" w14:textId="77777777" w:rsidR="004B32BA" w:rsidRDefault="004B32BA" w:rsidP="00D72BB1"/>
    <w:p w14:paraId="61D3FD0D" w14:textId="268FDDD9" w:rsidR="00C269AD" w:rsidRDefault="00C269AD" w:rsidP="00C269AD">
      <w:pPr>
        <w:pStyle w:val="code"/>
      </w:pPr>
      <w:r>
        <w:t>[source,</w:t>
      </w:r>
      <w:r w:rsidR="000F1DC5">
        <w:t>yaml</w:t>
      </w:r>
      <w:r>
        <w:t>]</w:t>
      </w:r>
      <w:r>
        <w:br/>
        <w:t>----</w:t>
      </w:r>
    </w:p>
    <w:p w14:paraId="2D1FDF7D" w14:textId="77777777" w:rsidR="001848E0" w:rsidRDefault="001848E0" w:rsidP="00C269AD">
      <w:pPr>
        <w:pStyle w:val="code"/>
      </w:pPr>
    </w:p>
    <w:p w14:paraId="4306F8C3"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apiVersion: crdb.cockroachlabs.com/v1alpha1</w:t>
      </w:r>
    </w:p>
    <w:p w14:paraId="7D82358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kind: CrdbCluster</w:t>
      </w:r>
    </w:p>
    <w:p w14:paraId="074CF422"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metadata:</w:t>
      </w:r>
    </w:p>
    <w:p w14:paraId="2E3E7FB7"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name: cockroachdb</w:t>
      </w:r>
    </w:p>
    <w:p w14:paraId="2EB64E4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spec:</w:t>
      </w:r>
    </w:p>
    <w:p w14:paraId="22E58F26"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dataStore:</w:t>
      </w:r>
    </w:p>
    <w:p w14:paraId="5BB175BA"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pvc:</w:t>
      </w:r>
    </w:p>
    <w:p w14:paraId="41FE410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spec:</w:t>
      </w:r>
    </w:p>
    <w:p w14:paraId="5210946F"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accessModes:</w:t>
      </w:r>
    </w:p>
    <w:p w14:paraId="611B54B1"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 ReadWriteOnce</w:t>
      </w:r>
    </w:p>
    <w:p w14:paraId="708CF97E"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resources:</w:t>
      </w:r>
    </w:p>
    <w:p w14:paraId="6B4C45E4"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requests:</w:t>
      </w:r>
    </w:p>
    <w:p w14:paraId="6822240D"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storage: "60Gi"</w:t>
      </w:r>
    </w:p>
    <w:p w14:paraId="00CDFA0B" w14:textId="77777777" w:rsidR="000F1DC5" w:rsidRPr="000F1DC5" w:rsidRDefault="000F1DC5" w:rsidP="000F1D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F1DC5">
        <w:rPr>
          <w:rFonts w:ascii="Courier New" w:hAnsi="Courier New" w:cs="Courier New"/>
          <w:color w:val="000000"/>
          <w:sz w:val="20"/>
          <w:szCs w:val="20"/>
        </w:rPr>
        <w:t xml:space="preserve">        volumeMode: Filesystem</w:t>
      </w:r>
    </w:p>
    <w:p w14:paraId="3A3556BF" w14:textId="23FCBCEC" w:rsidR="00C269AD" w:rsidRDefault="00C269AD" w:rsidP="00C269AD">
      <w:pPr>
        <w:pStyle w:val="code"/>
      </w:pPr>
      <w:r>
        <w:t>----</w:t>
      </w:r>
    </w:p>
    <w:p w14:paraId="31E87689" w14:textId="3E184694" w:rsidR="00C269AD" w:rsidRDefault="00C269AD" w:rsidP="00D72BB1"/>
    <w:p w14:paraId="44586951" w14:textId="59D831F8" w:rsidR="00C269AD" w:rsidRDefault="00076BCA" w:rsidP="00D72BB1">
      <w:r>
        <w:t>You could edit other elements of the configuration file</w:t>
      </w:r>
      <w:r w:rsidR="004B32BA">
        <w:t>,</w:t>
      </w:r>
      <w:r>
        <w:t xml:space="preserve"> suc</w:t>
      </w:r>
      <w:r w:rsidR="00442434">
        <w:t xml:space="preserve">h as the number of nodes to be created or the version of CockroachDB to be used. </w:t>
      </w:r>
    </w:p>
    <w:p w14:paraId="263D2FBE" w14:textId="77777777" w:rsidR="004B32BA" w:rsidRDefault="004B32BA" w:rsidP="00D72BB1"/>
    <w:p w14:paraId="443A6291" w14:textId="6E580345" w:rsidR="00442434" w:rsidRDefault="00442434" w:rsidP="00D72BB1">
      <w:r>
        <w:t>We now apply the configuration file to the operator</w:t>
      </w:r>
      <w:r w:rsidR="00F177C9">
        <w:t>, which will perform the necessary tasks to create the cluster:</w:t>
      </w:r>
    </w:p>
    <w:p w14:paraId="22C12412" w14:textId="77777777" w:rsidR="004B32BA" w:rsidRDefault="004B32BA" w:rsidP="00D72BB1"/>
    <w:p w14:paraId="51F7BB9D" w14:textId="77777777" w:rsidR="00A575AE" w:rsidRDefault="00A575AE" w:rsidP="00A575AE">
      <w:pPr>
        <w:pStyle w:val="code"/>
      </w:pPr>
      <w:r>
        <w:t>[source,bash]</w:t>
      </w:r>
      <w:r>
        <w:br/>
        <w:t>----</w:t>
      </w:r>
    </w:p>
    <w:p w14:paraId="492600C1" w14:textId="77777777" w:rsidR="00A575AE" w:rsidRDefault="00A575AE" w:rsidP="00A575AE">
      <w:pPr>
        <w:pStyle w:val="code"/>
      </w:pPr>
    </w:p>
    <w:p w14:paraId="721C0D68" w14:textId="52C4966F" w:rsidR="00A575AE" w:rsidRDefault="00A575AE" w:rsidP="00A575AE">
      <w:pPr>
        <w:pStyle w:val="code"/>
      </w:pPr>
      <w:r>
        <w:t xml:space="preserve">$ kubectl apply -f </w:t>
      </w:r>
      <w:r w:rsidR="003665B8">
        <w:t>example.yaml</w:t>
      </w:r>
    </w:p>
    <w:p w14:paraId="4182722A" w14:textId="27E54529" w:rsidR="00F177C9" w:rsidRDefault="00A575AE" w:rsidP="00A575AE">
      <w:pPr>
        <w:pStyle w:val="code"/>
      </w:pPr>
      <w:r>
        <w:t>crdbcluster.crdb.cockroachlabs.com/cockroachdb created</w:t>
      </w:r>
    </w:p>
    <w:p w14:paraId="219B088B" w14:textId="6C7007C2" w:rsidR="00A575AE" w:rsidRDefault="00A575AE" w:rsidP="00A575AE">
      <w:pPr>
        <w:pStyle w:val="code"/>
      </w:pPr>
      <w:r>
        <w:t>----</w:t>
      </w:r>
    </w:p>
    <w:p w14:paraId="23343880" w14:textId="20E67F09" w:rsidR="001848E0" w:rsidRDefault="001848E0" w:rsidP="00D72BB1"/>
    <w:p w14:paraId="45A442ED" w14:textId="44635B61" w:rsidR="00A575AE" w:rsidRDefault="00A575AE" w:rsidP="00D72BB1">
      <w:r>
        <w:t>The cluster creation process can take some time</w:t>
      </w:r>
      <w:r w:rsidR="00A36CF9">
        <w:t xml:space="preserve">. </w:t>
      </w:r>
      <w:r w:rsidR="003C3355">
        <w:t>We'</w:t>
      </w:r>
      <w:r w:rsidR="00A36CF9">
        <w:t>ll know it</w:t>
      </w:r>
      <w:r w:rsidR="003C3355">
        <w:t>'</w:t>
      </w:r>
      <w:r w:rsidR="00A36CF9">
        <w:t>s complete when a +kubectl get pods+ command shows all nodes in Running state:</w:t>
      </w:r>
    </w:p>
    <w:p w14:paraId="7872810F" w14:textId="77777777" w:rsidR="004B32BA" w:rsidRDefault="004B32BA" w:rsidP="00D72BB1"/>
    <w:p w14:paraId="540CAF29" w14:textId="0DEF2A41" w:rsidR="00013588" w:rsidRDefault="00013588" w:rsidP="00013588">
      <w:pPr>
        <w:pStyle w:val="code"/>
      </w:pPr>
      <w:r>
        <w:t>[source, bash]</w:t>
      </w:r>
    </w:p>
    <w:p w14:paraId="2B34C752" w14:textId="2E6BEB1B" w:rsidR="00013588" w:rsidRDefault="00013588" w:rsidP="00013588">
      <w:pPr>
        <w:pStyle w:val="code"/>
      </w:pPr>
      <w:r>
        <w:t>----</w:t>
      </w:r>
    </w:p>
    <w:p w14:paraId="3B9D0865" w14:textId="4E23AE4D" w:rsidR="00955FA1" w:rsidRDefault="00955FA1" w:rsidP="00013588">
      <w:pPr>
        <w:pStyle w:val="code"/>
      </w:pPr>
      <w:r>
        <w:t>$ kubectl get pods</w:t>
      </w:r>
    </w:p>
    <w:p w14:paraId="1257CFC7" w14:textId="77777777" w:rsidR="00955FA1" w:rsidRDefault="00955FA1" w:rsidP="00013588">
      <w:pPr>
        <w:pStyle w:val="code"/>
      </w:pPr>
      <w:r>
        <w:t>NAME                                  READY   STATUS    RESTARTS   AGE</w:t>
      </w:r>
    </w:p>
    <w:p w14:paraId="4DCACAE7" w14:textId="77777777" w:rsidR="00955FA1" w:rsidRDefault="00955FA1" w:rsidP="00013588">
      <w:pPr>
        <w:pStyle w:val="code"/>
      </w:pPr>
      <w:r>
        <w:t>cockroach-operator-84bf588dbb-65m8k   1/1     Running   0          6m59s</w:t>
      </w:r>
    </w:p>
    <w:p w14:paraId="77D6CFF0" w14:textId="77777777" w:rsidR="00955FA1" w:rsidRDefault="00955FA1" w:rsidP="00013588">
      <w:pPr>
        <w:pStyle w:val="code"/>
      </w:pPr>
      <w:r>
        <w:t>cockroachdb-0                         1/1     Running   0          87s</w:t>
      </w:r>
    </w:p>
    <w:p w14:paraId="06F42A18" w14:textId="77777777" w:rsidR="00955FA1" w:rsidRDefault="00955FA1" w:rsidP="00013588">
      <w:pPr>
        <w:pStyle w:val="code"/>
      </w:pPr>
      <w:r>
        <w:t>cockroachdb-1                         1/1     Running   0          71s</w:t>
      </w:r>
    </w:p>
    <w:p w14:paraId="705962A3" w14:textId="7D273608" w:rsidR="00A36CF9" w:rsidRDefault="00955FA1" w:rsidP="00013588">
      <w:pPr>
        <w:pStyle w:val="code"/>
      </w:pPr>
      <w:r>
        <w:t>cockroachdb-2                         1/1     Running   0          57s</w:t>
      </w:r>
    </w:p>
    <w:p w14:paraId="6450DF31" w14:textId="048015B6" w:rsidR="00013588" w:rsidRDefault="00013588" w:rsidP="00013588">
      <w:pPr>
        <w:pStyle w:val="code"/>
      </w:pPr>
      <w:r>
        <w:t>----</w:t>
      </w:r>
    </w:p>
    <w:p w14:paraId="40CD93ED" w14:textId="20B81E86" w:rsidR="00013588" w:rsidRDefault="00013588" w:rsidP="00955FA1"/>
    <w:p w14:paraId="5277CD06" w14:textId="53588F94" w:rsidR="00013588" w:rsidRDefault="1103BF3E" w:rsidP="00955FA1">
      <w:r>
        <w:t xml:space="preserve">We can connect to the cluster by invoking the +cockroach sql + command </w:t>
      </w:r>
      <w:commentRangeStart w:id="94"/>
      <w:commentRangeStart w:id="95"/>
      <w:commentRangeStart w:id="96"/>
      <w:commentRangeStart w:id="97"/>
      <w:r>
        <w:t>from within any of the CockroachDB nodes</w:t>
      </w:r>
      <w:commentRangeEnd w:id="94"/>
      <w:r w:rsidR="002307E5">
        <w:rPr>
          <w:rStyle w:val="CommentReference"/>
        </w:rPr>
        <w:commentReference w:id="94"/>
      </w:r>
      <w:commentRangeEnd w:id="95"/>
      <w:r w:rsidR="002307E5">
        <w:rPr>
          <w:rStyle w:val="CommentReference"/>
        </w:rPr>
        <w:commentReference w:id="95"/>
      </w:r>
      <w:commentRangeEnd w:id="96"/>
      <w:r w:rsidR="002307E5">
        <w:rPr>
          <w:rStyle w:val="CommentReference"/>
        </w:rPr>
        <w:commentReference w:id="96"/>
      </w:r>
      <w:commentRangeEnd w:id="97"/>
      <w:r w:rsidR="00FD7B98">
        <w:rPr>
          <w:rStyle w:val="CommentReference"/>
        </w:rPr>
        <w:commentReference w:id="97"/>
      </w:r>
      <w:r>
        <w:t>.  For instance, here we connect to +cockroachdb-2+ and connect to the cluster:</w:t>
      </w:r>
    </w:p>
    <w:p w14:paraId="0B53B9D5" w14:textId="77777777" w:rsidR="004B32BA" w:rsidRDefault="004B32BA" w:rsidP="00955FA1"/>
    <w:p w14:paraId="0789076C" w14:textId="31703EE7" w:rsidR="00D76C2E" w:rsidRDefault="00D76C2E" w:rsidP="00C30C95">
      <w:pPr>
        <w:pStyle w:val="code"/>
      </w:pPr>
      <w:r>
        <w:t>[source, bash]</w:t>
      </w:r>
    </w:p>
    <w:p w14:paraId="3A29FA50" w14:textId="1A11B4FB" w:rsidR="00D76C2E" w:rsidRDefault="00D76C2E" w:rsidP="00C30C95">
      <w:pPr>
        <w:pStyle w:val="code"/>
      </w:pPr>
      <w:r>
        <w:t>----</w:t>
      </w:r>
    </w:p>
    <w:p w14:paraId="631C8728" w14:textId="77777777" w:rsidR="00D76C2E" w:rsidRDefault="00D76C2E" w:rsidP="00C30C95">
      <w:pPr>
        <w:pStyle w:val="code"/>
      </w:pPr>
      <w:r>
        <w:t>$ kubectl exec -it cockroachdb-2 -- ./cockroach sql --certs-dir cockroach-certs</w:t>
      </w:r>
    </w:p>
    <w:p w14:paraId="5879EDA2" w14:textId="77777777" w:rsidR="00D76C2E" w:rsidRDefault="00D76C2E" w:rsidP="00C30C95">
      <w:pPr>
        <w:pStyle w:val="code"/>
      </w:pPr>
      <w:r>
        <w:t>#</w:t>
      </w:r>
    </w:p>
    <w:p w14:paraId="589E5377" w14:textId="77777777" w:rsidR="00D76C2E" w:rsidRDefault="00D76C2E" w:rsidP="00C30C95">
      <w:pPr>
        <w:pStyle w:val="code"/>
      </w:pPr>
      <w:r>
        <w:t># Welcome to the CockroachDB SQL shell.</w:t>
      </w:r>
    </w:p>
    <w:p w14:paraId="4CF4E07C" w14:textId="77777777" w:rsidR="00D76C2E" w:rsidRDefault="00D76C2E" w:rsidP="00C30C95">
      <w:pPr>
        <w:pStyle w:val="code"/>
      </w:pPr>
      <w:r>
        <w:t># All statements must be terminated by a semicolon.</w:t>
      </w:r>
    </w:p>
    <w:p w14:paraId="6954D03B" w14:textId="77777777" w:rsidR="00D76C2E" w:rsidRDefault="00D76C2E" w:rsidP="00C30C95">
      <w:pPr>
        <w:pStyle w:val="code"/>
      </w:pPr>
      <w:r>
        <w:t># To exit, type: \q.</w:t>
      </w:r>
    </w:p>
    <w:p w14:paraId="75C569CE" w14:textId="77777777" w:rsidR="00D76C2E" w:rsidRDefault="00D76C2E" w:rsidP="00C30C95">
      <w:pPr>
        <w:pStyle w:val="code"/>
      </w:pPr>
      <w:r>
        <w:t>#</w:t>
      </w:r>
    </w:p>
    <w:p w14:paraId="31790623" w14:textId="77777777" w:rsidR="00D76C2E" w:rsidRDefault="00D76C2E" w:rsidP="00C30C95">
      <w:pPr>
        <w:pStyle w:val="code"/>
      </w:pPr>
      <w:r>
        <w:t># Server version: CockroachDB CCL v20.2.7 (x86_64-unknown-linux-gnu, built 2021/03/29 17:52:00, go1.13.14) (same version as client)</w:t>
      </w:r>
    </w:p>
    <w:p w14:paraId="0AED41C3" w14:textId="77777777" w:rsidR="00D76C2E" w:rsidRDefault="00D76C2E" w:rsidP="00C30C95">
      <w:pPr>
        <w:pStyle w:val="code"/>
      </w:pPr>
      <w:r>
        <w:t># Cluster ID: cb78255b-befa-4447-9fa8-c06b7a353564</w:t>
      </w:r>
    </w:p>
    <w:p w14:paraId="4B008F89" w14:textId="77777777" w:rsidR="00D76C2E" w:rsidRDefault="00D76C2E" w:rsidP="00C30C95">
      <w:pPr>
        <w:pStyle w:val="code"/>
      </w:pPr>
      <w:r>
        <w:t>#</w:t>
      </w:r>
    </w:p>
    <w:p w14:paraId="6F8F4F5C" w14:textId="77777777" w:rsidR="00D76C2E" w:rsidRDefault="00D76C2E" w:rsidP="00C30C95">
      <w:pPr>
        <w:pStyle w:val="code"/>
      </w:pPr>
      <w:r>
        <w:t># Enter \? for a brief introduction.</w:t>
      </w:r>
    </w:p>
    <w:p w14:paraId="67E47F65" w14:textId="77777777" w:rsidR="00D76C2E" w:rsidRDefault="00D76C2E" w:rsidP="00C30C95">
      <w:pPr>
        <w:pStyle w:val="code"/>
      </w:pPr>
      <w:r>
        <w:t>#</w:t>
      </w:r>
    </w:p>
    <w:p w14:paraId="43F83303" w14:textId="77777777" w:rsidR="00D76C2E" w:rsidRDefault="00D76C2E" w:rsidP="00C30C95">
      <w:pPr>
        <w:pStyle w:val="code"/>
      </w:pPr>
      <w:r>
        <w:t>root@:26257/defaultdb&gt; show databases;</w:t>
      </w:r>
    </w:p>
    <w:p w14:paraId="23C9D475" w14:textId="77777777" w:rsidR="00D76C2E" w:rsidRDefault="00D76C2E" w:rsidP="00C30C95">
      <w:pPr>
        <w:pStyle w:val="code"/>
      </w:pPr>
      <w:r>
        <w:t xml:space="preserve">  database_name | owner</w:t>
      </w:r>
    </w:p>
    <w:p w14:paraId="10E8423B" w14:textId="77777777" w:rsidR="00D76C2E" w:rsidRDefault="00D76C2E" w:rsidP="00C30C95">
      <w:pPr>
        <w:pStyle w:val="code"/>
      </w:pPr>
      <w:r>
        <w:t>----------------+--------</w:t>
      </w:r>
    </w:p>
    <w:p w14:paraId="39418DFA" w14:textId="77777777" w:rsidR="00D76C2E" w:rsidRDefault="00D76C2E" w:rsidP="00C30C95">
      <w:pPr>
        <w:pStyle w:val="code"/>
      </w:pPr>
      <w:r>
        <w:t xml:space="preserve">  defaultdb     | root</w:t>
      </w:r>
    </w:p>
    <w:p w14:paraId="22F080AC" w14:textId="77777777" w:rsidR="00D76C2E" w:rsidRDefault="00D76C2E" w:rsidP="00C30C95">
      <w:pPr>
        <w:pStyle w:val="code"/>
      </w:pPr>
      <w:r>
        <w:t xml:space="preserve">  postgres      | root</w:t>
      </w:r>
    </w:p>
    <w:p w14:paraId="7F84F995" w14:textId="77777777" w:rsidR="00D76C2E" w:rsidRDefault="00D76C2E" w:rsidP="00C30C95">
      <w:pPr>
        <w:pStyle w:val="code"/>
      </w:pPr>
      <w:r>
        <w:t xml:space="preserve">  system        | node</w:t>
      </w:r>
    </w:p>
    <w:p w14:paraId="2B67C4B0" w14:textId="77777777" w:rsidR="00D76C2E" w:rsidRDefault="00D76C2E" w:rsidP="00C30C95">
      <w:pPr>
        <w:pStyle w:val="code"/>
      </w:pPr>
      <w:r>
        <w:t>(3 rows)</w:t>
      </w:r>
    </w:p>
    <w:p w14:paraId="46F15BA5" w14:textId="77777777" w:rsidR="00D76C2E" w:rsidRDefault="00D76C2E" w:rsidP="00C30C95">
      <w:pPr>
        <w:pStyle w:val="code"/>
      </w:pPr>
    </w:p>
    <w:p w14:paraId="080398F6" w14:textId="34559C43" w:rsidR="00882D26" w:rsidRDefault="00D76C2E" w:rsidP="00C30C95">
      <w:pPr>
        <w:pStyle w:val="code"/>
      </w:pPr>
      <w:r>
        <w:t>Time: 7ms total (execution 6ms / network 1ms)</w:t>
      </w:r>
    </w:p>
    <w:p w14:paraId="7B5255F2" w14:textId="5C29914B" w:rsidR="00013588" w:rsidRDefault="00D76C2E" w:rsidP="00C30C95">
      <w:pPr>
        <w:pStyle w:val="code"/>
      </w:pPr>
      <w:r>
        <w:t>----</w:t>
      </w:r>
    </w:p>
    <w:p w14:paraId="5E8D5889" w14:textId="77777777" w:rsidR="00173064" w:rsidRDefault="00173064" w:rsidP="00C30C95">
      <w:pPr>
        <w:pStyle w:val="code"/>
      </w:pPr>
    </w:p>
    <w:p w14:paraId="1B16D149" w14:textId="3D5B589F" w:rsidR="0072090E" w:rsidRDefault="00A208B1" w:rsidP="0072090E">
      <w:r>
        <w:t>Connecting to the cluster using the</w:t>
      </w:r>
      <w:r w:rsidR="0072090E">
        <w:t xml:space="preserve"> method above requires a very high level of access to the cluster.  </w:t>
      </w:r>
      <w:r w:rsidR="00173064">
        <w:t xml:space="preserve">In a production environment, we would </w:t>
      </w:r>
      <w:ins w:id="98" w:author="Guy Harrison" w:date="2021-05-08T16:42:00Z">
        <w:r w:rsidR="00B37258">
          <w:t>probably</w:t>
        </w:r>
      </w:ins>
      <w:r w:rsidR="00173064">
        <w:t xml:space="preserve"> setup a load balancer in to </w:t>
      </w:r>
      <w:r w:rsidR="00600C08">
        <w:t xml:space="preserve">securely </w:t>
      </w:r>
      <w:r w:rsidR="00173064">
        <w:t xml:space="preserve">handle incoming requests to the cluster.  We’ll look at these sorts of configurations in </w:t>
      </w:r>
      <w:commentRangeStart w:id="99"/>
      <w:r w:rsidR="00173064">
        <w:t xml:space="preserve">chapter ??. </w:t>
      </w:r>
      <w:r>
        <w:t xml:space="preserve"> </w:t>
      </w:r>
      <w:commentRangeEnd w:id="99"/>
      <w:r>
        <w:rPr>
          <w:rStyle w:val="CommentReference"/>
        </w:rPr>
        <w:commentReference w:id="99"/>
      </w:r>
    </w:p>
    <w:p w14:paraId="00439FE3" w14:textId="77777777" w:rsidR="0072090E" w:rsidRDefault="0072090E" w:rsidP="0072090E"/>
    <w:p w14:paraId="68F57C79" w14:textId="1F7DD142" w:rsidR="005E1BD8" w:rsidRDefault="00600C08" w:rsidP="0072090E">
      <w:r>
        <w:t>Meanwhile, to</w:t>
      </w:r>
      <w:r w:rsidR="00A208B1">
        <w:t xml:space="preserve"> connect to the simple cluster we just created from outside the cluster</w:t>
      </w:r>
      <w:r w:rsidR="0072090E">
        <w:t xml:space="preserve">, we need to first retrieve the </w:t>
      </w:r>
      <w:r w:rsidR="005E1BD8">
        <w:t>client certificates that the operator created when the cluster was established:</w:t>
      </w:r>
    </w:p>
    <w:p w14:paraId="3C685BB3" w14:textId="77777777" w:rsidR="005E1BD8" w:rsidRDefault="005E1BD8" w:rsidP="0072090E"/>
    <w:p w14:paraId="1848C5E0" w14:textId="77777777" w:rsidR="005E1BD8" w:rsidRDefault="005E1BD8" w:rsidP="00B37258">
      <w:pPr>
        <w:pStyle w:val="code"/>
      </w:pPr>
      <w:r>
        <w:t>[source, bash]</w:t>
      </w:r>
    </w:p>
    <w:p w14:paraId="3ADBEF2D" w14:textId="77777777" w:rsidR="005E1BD8" w:rsidRDefault="005E1BD8" w:rsidP="00B37258">
      <w:pPr>
        <w:pStyle w:val="code"/>
      </w:pPr>
      <w:r>
        <w:t>----</w:t>
      </w:r>
    </w:p>
    <w:p w14:paraId="17FD4464" w14:textId="77777777" w:rsidR="005E1BD8" w:rsidRDefault="005E1BD8" w:rsidP="00E76B08">
      <w:pPr>
        <w:pStyle w:val="code"/>
      </w:pPr>
    </w:p>
    <w:p w14:paraId="5DBE303B" w14:textId="77777777" w:rsidR="005E1BD8" w:rsidRDefault="005E1BD8" w:rsidP="00E76B08">
      <w:pPr>
        <w:pStyle w:val="code"/>
      </w:pPr>
      <w:r>
        <w:t>mkdir certs</w:t>
      </w:r>
    </w:p>
    <w:p w14:paraId="644D1DC0" w14:textId="77777777" w:rsidR="005E1BD8" w:rsidRDefault="005E1BD8" w:rsidP="00E76B08">
      <w:pPr>
        <w:pStyle w:val="code"/>
      </w:pPr>
      <w:r>
        <w:t>kubectl exec cockroachdb-0 -it -- cat cockroach-certs/ca.crt &gt;certs/ca.crt</w:t>
      </w:r>
    </w:p>
    <w:p w14:paraId="7D7B322D" w14:textId="77777777" w:rsidR="005E1BD8" w:rsidRDefault="005E1BD8" w:rsidP="00E76B08">
      <w:pPr>
        <w:pStyle w:val="code"/>
      </w:pPr>
      <w:r>
        <w:t>kubectl exec cockroachdb-0 -it -- cat cockroach-certs/client.root.key &gt;certs/client.root.key</w:t>
      </w:r>
    </w:p>
    <w:p w14:paraId="7A40E9F8" w14:textId="77777777" w:rsidR="005E1BD8" w:rsidRDefault="005E1BD8" w:rsidP="00E76B08">
      <w:pPr>
        <w:pStyle w:val="code"/>
      </w:pPr>
      <w:r>
        <w:t>kubectl exec cockroachdb-0 -it -- cat cockroach-certs/client.root.crt &gt;certs/client.root.crt</w:t>
      </w:r>
    </w:p>
    <w:p w14:paraId="6975AE6D" w14:textId="275CD897" w:rsidR="00173064" w:rsidRDefault="005E1BD8" w:rsidP="00E76B08">
      <w:pPr>
        <w:pStyle w:val="code"/>
      </w:pPr>
      <w:r>
        <w:t>chmod 600 certs/*</w:t>
      </w:r>
      <w:r w:rsidR="00173064">
        <w:t xml:space="preserve"> </w:t>
      </w:r>
      <w:r w:rsidR="00F366B6">
        <w:t xml:space="preserve"> </w:t>
      </w:r>
      <w:r w:rsidR="00A208B1">
        <w:t xml:space="preserve"> </w:t>
      </w:r>
    </w:p>
    <w:p w14:paraId="0049CBA2" w14:textId="77777777" w:rsidR="008F5E96" w:rsidRDefault="008F5E96" w:rsidP="00E76B08">
      <w:pPr>
        <w:pStyle w:val="code"/>
      </w:pPr>
    </w:p>
    <w:p w14:paraId="2D976D1E" w14:textId="08492097" w:rsidR="008F5E96" w:rsidRDefault="008F5E96" w:rsidP="00E76B08">
      <w:pPr>
        <w:pStyle w:val="code"/>
      </w:pPr>
      <w:r>
        <w:t>----</w:t>
      </w:r>
    </w:p>
    <w:p w14:paraId="7A5792ED" w14:textId="77777777" w:rsidR="008F5E96" w:rsidRDefault="008F5E96" w:rsidP="005E1BD8"/>
    <w:p w14:paraId="68169616" w14:textId="2D3114FE" w:rsidR="003C6B5D" w:rsidRDefault="008F5E96" w:rsidP="005E1BD8">
      <w:r>
        <w:t xml:space="preserve">Now we can </w:t>
      </w:r>
      <w:r w:rsidR="003C6B5D">
        <w:t xml:space="preserve">forward one of the CockroachDB </w:t>
      </w:r>
      <w:commentRangeStart w:id="100"/>
      <w:r w:rsidR="003C6B5D">
        <w:t>nodes</w:t>
      </w:r>
      <w:commentRangeEnd w:id="100"/>
      <w:r>
        <w:rPr>
          <w:rStyle w:val="CommentReference"/>
        </w:rPr>
        <w:commentReference w:id="100"/>
      </w:r>
      <w:r w:rsidR="003C6B5D">
        <w:t xml:space="preserve"> ports to our local machine and connect using the +cockroach sql+ command:</w:t>
      </w:r>
    </w:p>
    <w:p w14:paraId="0829BB84" w14:textId="77777777" w:rsidR="00B37258" w:rsidRDefault="00B37258" w:rsidP="005E1BD8"/>
    <w:p w14:paraId="1A362CE4" w14:textId="77777777" w:rsidR="00B37258" w:rsidRDefault="00B37258" w:rsidP="00B37258">
      <w:pPr>
        <w:pStyle w:val="code"/>
      </w:pPr>
      <w:r>
        <w:t>[source, bash]</w:t>
      </w:r>
    </w:p>
    <w:p w14:paraId="2B64E492" w14:textId="77777777" w:rsidR="00B37258" w:rsidRDefault="00B37258" w:rsidP="00B37258">
      <w:pPr>
        <w:pStyle w:val="code"/>
      </w:pPr>
      <w:r>
        <w:t>----</w:t>
      </w:r>
    </w:p>
    <w:p w14:paraId="2F72F3C9" w14:textId="77777777" w:rsidR="00B37258" w:rsidRDefault="00B37258" w:rsidP="00E76B08">
      <w:pPr>
        <w:pStyle w:val="code"/>
      </w:pPr>
    </w:p>
    <w:p w14:paraId="5A35EB99" w14:textId="77777777" w:rsidR="00B37258" w:rsidRDefault="00B37258" w:rsidP="00E76B08">
      <w:pPr>
        <w:pStyle w:val="code"/>
      </w:pPr>
      <w:r>
        <w:t>$ kubectl port-forward services/cockroachdb-public 26257:26257 -n default   &amp;</w:t>
      </w:r>
    </w:p>
    <w:p w14:paraId="619C3DDF" w14:textId="77777777" w:rsidR="00B37258" w:rsidRDefault="00B37258" w:rsidP="00E76B08">
      <w:pPr>
        <w:pStyle w:val="code"/>
      </w:pPr>
      <w:r>
        <w:t>[1] 22643</w:t>
      </w:r>
    </w:p>
    <w:p w14:paraId="41FE866D" w14:textId="77777777" w:rsidR="00B37258" w:rsidRDefault="00B37258" w:rsidP="00E76B08">
      <w:pPr>
        <w:pStyle w:val="code"/>
      </w:pPr>
      <w:r>
        <w:t>$ Forwarding from [::1]:26257 -&gt; 26257</w:t>
      </w:r>
    </w:p>
    <w:p w14:paraId="5C77EB72" w14:textId="77777777" w:rsidR="00B37258" w:rsidRDefault="00B37258" w:rsidP="00E76B08">
      <w:pPr>
        <w:pStyle w:val="code"/>
      </w:pPr>
    </w:p>
    <w:p w14:paraId="7F906B2C" w14:textId="77777777" w:rsidR="00B37258" w:rsidRDefault="00B37258" w:rsidP="00E76B08">
      <w:pPr>
        <w:pStyle w:val="code"/>
      </w:pPr>
      <w:r>
        <w:t xml:space="preserve">$ cockroach sql --port 26257 --certs-dir certs </w:t>
      </w:r>
    </w:p>
    <w:p w14:paraId="626C735D" w14:textId="77777777" w:rsidR="00B37258" w:rsidRDefault="00B37258" w:rsidP="00E76B08">
      <w:pPr>
        <w:pStyle w:val="code"/>
      </w:pPr>
      <w:r>
        <w:t>#</w:t>
      </w:r>
    </w:p>
    <w:p w14:paraId="7592A4B4" w14:textId="77777777" w:rsidR="00B37258" w:rsidRDefault="00B37258" w:rsidP="00E76B08">
      <w:pPr>
        <w:pStyle w:val="code"/>
      </w:pPr>
      <w:r>
        <w:t># Welcome to the CockroachDB SQL shell.</w:t>
      </w:r>
    </w:p>
    <w:p w14:paraId="15C57924" w14:textId="77777777" w:rsidR="00B37258" w:rsidRDefault="00B37258" w:rsidP="00E76B08">
      <w:pPr>
        <w:pStyle w:val="code"/>
      </w:pPr>
      <w:r>
        <w:t># All statements must be terminated by a semicolon.</w:t>
      </w:r>
    </w:p>
    <w:p w14:paraId="53C51558" w14:textId="77777777" w:rsidR="00B37258" w:rsidRDefault="00B37258" w:rsidP="00E76B08">
      <w:pPr>
        <w:pStyle w:val="code"/>
      </w:pPr>
      <w:r>
        <w:t># To exit, type: \q.</w:t>
      </w:r>
    </w:p>
    <w:p w14:paraId="4AD0C4CF" w14:textId="77777777" w:rsidR="00B37258" w:rsidRDefault="00B37258" w:rsidP="00E76B08">
      <w:pPr>
        <w:pStyle w:val="code"/>
      </w:pPr>
      <w:r>
        <w:t>#</w:t>
      </w:r>
    </w:p>
    <w:p w14:paraId="461B0BFF" w14:textId="77777777" w:rsidR="00B37258" w:rsidRDefault="00B37258" w:rsidP="00E76B08">
      <w:pPr>
        <w:pStyle w:val="code"/>
      </w:pPr>
      <w:r>
        <w:t>Handling connection for 26257</w:t>
      </w:r>
    </w:p>
    <w:p w14:paraId="16A80477" w14:textId="77777777" w:rsidR="00B37258" w:rsidRDefault="00B37258" w:rsidP="00E76B08">
      <w:pPr>
        <w:pStyle w:val="code"/>
      </w:pPr>
      <w:r>
        <w:t># Client version: CockroachDB CCL v20.2.4 (x86_64-apple-darwin14, built 2021/01/21 00:12:56, go1.13.14)</w:t>
      </w:r>
    </w:p>
    <w:p w14:paraId="46C00001" w14:textId="77777777" w:rsidR="00B37258" w:rsidRDefault="00B37258" w:rsidP="00E76B08">
      <w:pPr>
        <w:pStyle w:val="code"/>
      </w:pPr>
      <w:r>
        <w:t># Server version: CockroachDB CCL v20.2.7 (x86_64-unknown-linux-gnu, built 2021/03/29 17:52:00, go1.13.14)</w:t>
      </w:r>
    </w:p>
    <w:p w14:paraId="4ECCF7BC" w14:textId="77777777" w:rsidR="00B37258" w:rsidRDefault="00B37258" w:rsidP="00E76B08">
      <w:pPr>
        <w:pStyle w:val="code"/>
      </w:pPr>
      <w:r>
        <w:t># Cluster ID: cb78255b-befa-4447-9fa8-c06b7a353564</w:t>
      </w:r>
    </w:p>
    <w:p w14:paraId="2848CB2E" w14:textId="77777777" w:rsidR="00B37258" w:rsidRDefault="00B37258" w:rsidP="00E76B08">
      <w:pPr>
        <w:pStyle w:val="code"/>
      </w:pPr>
      <w:r>
        <w:t>#</w:t>
      </w:r>
    </w:p>
    <w:p w14:paraId="0BA75C0F" w14:textId="77777777" w:rsidR="00B37258" w:rsidRDefault="00B37258" w:rsidP="00E76B08">
      <w:pPr>
        <w:pStyle w:val="code"/>
      </w:pPr>
      <w:r>
        <w:t># Enter \? for a brief introduction.</w:t>
      </w:r>
    </w:p>
    <w:p w14:paraId="2E8375B4" w14:textId="77777777" w:rsidR="00B37258" w:rsidRDefault="00B37258" w:rsidP="00E76B08">
      <w:pPr>
        <w:pStyle w:val="code"/>
      </w:pPr>
      <w:r>
        <w:t>#</w:t>
      </w:r>
    </w:p>
    <w:p w14:paraId="46D445FF" w14:textId="04475475" w:rsidR="00B37258" w:rsidRDefault="00B37258" w:rsidP="00E76B08">
      <w:pPr>
        <w:pStyle w:val="code"/>
      </w:pPr>
      <w:r>
        <w:t>root@:26257/defaultdb&gt;</w:t>
      </w:r>
    </w:p>
    <w:p w14:paraId="63F21D40" w14:textId="1D3E916D" w:rsidR="00B37258" w:rsidRDefault="00B37258" w:rsidP="00E76B08">
      <w:pPr>
        <w:pStyle w:val="code"/>
      </w:pPr>
      <w:r>
        <w:t>----</w:t>
      </w:r>
    </w:p>
    <w:p w14:paraId="103E4F54" w14:textId="77777777" w:rsidR="003C6B5D" w:rsidRDefault="003C6B5D" w:rsidP="005E1BD8"/>
    <w:p w14:paraId="6BA4BF1D" w14:textId="79536B0A" w:rsidR="008F5E96" w:rsidRPr="003F7616" w:rsidRDefault="003C6B5D" w:rsidP="00E76B08">
      <w:r>
        <w:t xml:space="preserve"> </w:t>
      </w:r>
    </w:p>
    <w:p w14:paraId="579260CC" w14:textId="34965558" w:rsidR="009748D4" w:rsidRDefault="009748D4" w:rsidP="009748D4">
      <w:pPr>
        <w:pStyle w:val="Heading3"/>
      </w:pPr>
      <w:r>
        <w:t>Using a GUI client</w:t>
      </w:r>
    </w:p>
    <w:p w14:paraId="2CD78EBE" w14:textId="5ACC12D0" w:rsidR="003306E3" w:rsidRDefault="009748D4" w:rsidP="009748D4">
      <w:pPr>
        <w:rPr>
          <w:lang w:eastAsia="en-US"/>
        </w:rPr>
      </w:pPr>
      <w:r>
        <w:rPr>
          <w:lang w:eastAsia="en-US"/>
        </w:rPr>
        <w:t>While some are more than happy to use only a command</w:t>
      </w:r>
      <w:r w:rsidR="003306E3">
        <w:rPr>
          <w:lang w:eastAsia="en-US"/>
        </w:rPr>
        <w:t>-</w:t>
      </w:r>
      <w:r>
        <w:rPr>
          <w:lang w:eastAsia="en-US"/>
        </w:rPr>
        <w:t>line client to interact with a database, some of us prefer a Graphical User I</w:t>
      </w:r>
      <w:r w:rsidR="000A4A99">
        <w:rPr>
          <w:lang w:eastAsia="en-US"/>
        </w:rPr>
        <w:t xml:space="preserve">nterface (GUI).  Many GUI applications for PostgreSQL exist and most of these will work with CockroachDB.  However, </w:t>
      </w:r>
      <w:r w:rsidR="4CFF9D7B" w:rsidRPr="4CFF9D7B">
        <w:rPr>
          <w:lang w:eastAsia="en-US"/>
        </w:rPr>
        <w:t>DBeaver</w:t>
      </w:r>
      <w:r w:rsidR="000A4A99">
        <w:rPr>
          <w:lang w:eastAsia="en-US"/>
        </w:rPr>
        <w:t xml:space="preserve"> Community edition is a free database GUI that has dedicated support for CockroachDB.  </w:t>
      </w:r>
    </w:p>
    <w:p w14:paraId="659C8186" w14:textId="77777777" w:rsidR="003306E3" w:rsidRDefault="003306E3" w:rsidP="009748D4">
      <w:pPr>
        <w:rPr>
          <w:lang w:eastAsia="en-US"/>
        </w:rPr>
      </w:pPr>
    </w:p>
    <w:p w14:paraId="382EE6BF" w14:textId="67810FE0" w:rsidR="008E5069" w:rsidRDefault="4CFF9D7B" w:rsidP="008E5069">
      <w:pPr>
        <w:rPr>
          <w:lang w:eastAsia="en-US"/>
        </w:rPr>
      </w:pPr>
      <w:r w:rsidRPr="4CFF9D7B">
        <w:rPr>
          <w:lang w:eastAsia="en-US"/>
        </w:rPr>
        <w:t xml:space="preserve">You can get DBeaver from </w:t>
      </w:r>
      <w:hyperlink r:id="rId25">
        <w:r w:rsidRPr="4CFF9D7B">
          <w:rPr>
            <w:rStyle w:val="Hyperlink"/>
            <w:lang w:eastAsia="en-US"/>
          </w:rPr>
          <w:t>https://dbeaver.io</w:t>
        </w:r>
      </w:hyperlink>
      <w:r w:rsidRPr="4CFF9D7B">
        <w:rPr>
          <w:lang w:eastAsia="en-US"/>
        </w:rPr>
        <w:t xml:space="preserve">.  </w:t>
      </w:r>
      <w:r w:rsidR="008E5069" w:rsidRPr="4CFF9D7B">
        <w:rPr>
          <w:lang w:eastAsia="en-US"/>
        </w:rPr>
        <w:t>[[Figure03-04]] shows</w:t>
      </w:r>
      <w:r w:rsidR="00181876" w:rsidRPr="4CFF9D7B">
        <w:rPr>
          <w:lang w:eastAsia="en-US"/>
        </w:rPr>
        <w:t xml:space="preserve"> the </w:t>
      </w:r>
      <w:r w:rsidRPr="4CFF9D7B">
        <w:rPr>
          <w:lang w:eastAsia="en-US"/>
        </w:rPr>
        <w:t>DBeaver</w:t>
      </w:r>
      <w:r w:rsidR="00181876" w:rsidRPr="4CFF9D7B">
        <w:rPr>
          <w:lang w:eastAsia="en-US"/>
        </w:rPr>
        <w:t xml:space="preserve"> GUI client. </w:t>
      </w:r>
      <w:r w:rsidR="008E5069" w:rsidRPr="4CFF9D7B">
        <w:rPr>
          <w:lang w:eastAsia="en-US"/>
        </w:rPr>
        <w:t xml:space="preserve">  </w:t>
      </w:r>
    </w:p>
    <w:p w14:paraId="7932BCED" w14:textId="77777777" w:rsidR="008E5069" w:rsidRDefault="008E5069" w:rsidP="008E5069">
      <w:pPr>
        <w:rPr>
          <w:lang w:eastAsia="en-US"/>
        </w:rPr>
      </w:pPr>
    </w:p>
    <w:p w14:paraId="113670C0" w14:textId="5D4B0121" w:rsidR="008E5069" w:rsidRDefault="008E5069" w:rsidP="008E5069">
      <w:r>
        <w:t>[[Figure03-0</w:t>
      </w:r>
      <w:r w:rsidR="00181876">
        <w:t>4</w:t>
      </w:r>
      <w:r>
        <w:t xml:space="preserve">]] </w:t>
      </w:r>
      <w:r>
        <w:br/>
        <w:t xml:space="preserve">.The </w:t>
      </w:r>
      <w:r w:rsidR="4CFF9D7B">
        <w:t>DBeaver</w:t>
      </w:r>
      <w:r w:rsidR="00181876">
        <w:t xml:space="preserve"> GUI</w:t>
      </w:r>
    </w:p>
    <w:p w14:paraId="709039DB" w14:textId="21773963" w:rsidR="008E5069" w:rsidRDefault="008E5069" w:rsidP="008E5069">
      <w:r w:rsidRPr="009D0299">
        <w:t>image::images/</w:t>
      </w:r>
      <w:r>
        <w:t>Fig03-0</w:t>
      </w:r>
      <w:r w:rsidR="00181876">
        <w:t>4DBEaver</w:t>
      </w:r>
      <w:r w:rsidRPr="009D0299">
        <w:t>.png[</w:t>
      </w:r>
      <w:r w:rsidR="4CFF9D7B">
        <w:t>DBeaver</w:t>
      </w:r>
      <w:r w:rsidR="00181876">
        <w:t xml:space="preserve"> GUI</w:t>
      </w:r>
      <w:r w:rsidRPr="009D0299">
        <w:t>]</w:t>
      </w:r>
    </w:p>
    <w:p w14:paraId="56ACF29D" w14:textId="68088B08" w:rsidR="009748D4" w:rsidRDefault="009748D4" w:rsidP="009748D4">
      <w:pPr>
        <w:rPr>
          <w:lang w:eastAsia="en-US"/>
        </w:rPr>
      </w:pPr>
    </w:p>
    <w:p w14:paraId="33006C7E" w14:textId="6776DD27" w:rsidR="000A4A99" w:rsidRDefault="00181876" w:rsidP="009748D4">
      <w:pPr>
        <w:rPr>
          <w:lang w:eastAsia="en-US"/>
        </w:rPr>
      </w:pPr>
      <w:r>
        <w:rPr>
          <w:noProof/>
        </w:rPr>
        <w:drawing>
          <wp:inline distT="0" distB="0" distL="0" distR="0" wp14:anchorId="3DED9439" wp14:editId="35575762">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14:paraId="19A39D8A" w14:textId="77777777" w:rsidR="000A4A99" w:rsidRPr="009748D4" w:rsidRDefault="000A4A99" w:rsidP="009748D4">
      <w:pPr>
        <w:rPr>
          <w:lang w:eastAsia="en-US"/>
        </w:rPr>
      </w:pPr>
    </w:p>
    <w:p w14:paraId="0DBA3DDA" w14:textId="25661077" w:rsidR="008F268E" w:rsidRDefault="008F268E" w:rsidP="008F268E">
      <w:pPr>
        <w:pStyle w:val="Heading2"/>
      </w:pPr>
      <w:r>
        <w:t>Exploring CockroachDB</w:t>
      </w:r>
    </w:p>
    <w:p w14:paraId="55986530" w14:textId="6B68EFC6" w:rsidR="004B32BA" w:rsidRPr="004B32BA" w:rsidRDefault="004B32BA" w:rsidP="004B32BA">
      <w:pPr>
        <w:rPr>
          <w:lang w:eastAsia="en-US"/>
        </w:rPr>
      </w:pPr>
      <w:r>
        <w:rPr>
          <w:lang w:eastAsia="en-US"/>
        </w:rPr>
        <w:t>Now that we</w:t>
      </w:r>
      <w:r w:rsidR="00DB6518">
        <w:rPr>
          <w:lang w:eastAsia="en-US"/>
        </w:rPr>
        <w:t>'</w:t>
      </w:r>
      <w:r>
        <w:rPr>
          <w:lang w:eastAsia="en-US"/>
        </w:rPr>
        <w:t>ve got access to a CockroachDB cluster and have the client ready to connect let</w:t>
      </w:r>
      <w:r w:rsidR="00DB6518">
        <w:rPr>
          <w:lang w:eastAsia="en-US"/>
        </w:rPr>
        <w:t>'</w:t>
      </w:r>
      <w:r>
        <w:rPr>
          <w:lang w:eastAsia="en-US"/>
        </w:rPr>
        <w:t>s take CockroachDB for a drive!</w:t>
      </w:r>
    </w:p>
    <w:p w14:paraId="7EF92809" w14:textId="2C3DE20C" w:rsidR="004F10E9" w:rsidRDefault="004F10E9" w:rsidP="008F268E">
      <w:pPr>
        <w:pStyle w:val="Heading3"/>
      </w:pPr>
      <w:r>
        <w:t>Adding some data</w:t>
      </w:r>
    </w:p>
    <w:p w14:paraId="5D15C0B9" w14:textId="2DE0E87C" w:rsidR="00C41C98" w:rsidRDefault="00C41C98" w:rsidP="00C41C98">
      <w:r>
        <w:t xml:space="preserve">As we say in Australia, </w:t>
      </w:r>
      <w:r w:rsidR="003C3355">
        <w:t>"</w:t>
      </w:r>
      <w:r>
        <w:t>A database without data is like a Pub with no Beer</w:t>
      </w:r>
      <w:r w:rsidR="006C2588">
        <w:t>!</w:t>
      </w:r>
      <w:r w:rsidR="003C3355">
        <w:t>"</w:t>
      </w:r>
      <w:r w:rsidR="006C2588">
        <w:t xml:space="preserve">.  </w:t>
      </w:r>
      <w:del w:id="101" w:author="Guy Harrison" w:date="2021-05-08T16:42:00Z">
        <w:r w:rsidR="526BB698">
          <w:delText xml:space="preserve"> Let's</w:delText>
        </w:r>
      </w:del>
      <w:ins w:id="102" w:author="Guy Harrison" w:date="2021-05-08T16:42:00Z">
        <w:r w:rsidR="006C2588">
          <w:t>So let</w:t>
        </w:r>
        <w:r w:rsidR="003C3355">
          <w:t>'</w:t>
        </w:r>
        <w:r w:rsidR="006C2588">
          <w:t>s</w:t>
        </w:r>
      </w:ins>
      <w:r w:rsidR="006C2588">
        <w:t xml:space="preserve"> get some data into the database so </w:t>
      </w:r>
      <w:r w:rsidR="00DB6518">
        <w:t xml:space="preserve">that </w:t>
      </w:r>
      <w:r w:rsidR="006C2588">
        <w:t xml:space="preserve">we have something to look at. </w:t>
      </w:r>
    </w:p>
    <w:p w14:paraId="14B2B016" w14:textId="77777777" w:rsidR="00DB6518" w:rsidRDefault="00DB6518" w:rsidP="00C41C98"/>
    <w:p w14:paraId="2573BB4B" w14:textId="534A3EF7" w:rsidR="006C2588" w:rsidRDefault="006C2588" w:rsidP="00C41C98">
      <w:r>
        <w:t xml:space="preserve">The CockroachDB software includes a number of demonstration </w:t>
      </w:r>
      <w:r w:rsidR="00613EEF">
        <w:t xml:space="preserve">databases </w:t>
      </w:r>
      <w:r w:rsidR="00DB6518">
        <w:t>that</w:t>
      </w:r>
      <w:r w:rsidR="00613EEF">
        <w:t xml:space="preserve"> you can quickly add to your </w:t>
      </w:r>
      <w:r w:rsidR="00216919">
        <w:t xml:space="preserve">CockroachDB installation.  </w:t>
      </w:r>
      <w:r w:rsidR="00AA3AE2">
        <w:t xml:space="preserve">In some cases, these </w:t>
      </w:r>
      <w:r w:rsidR="0041114B">
        <w:t>databases are pre-populated with data; in other cases</w:t>
      </w:r>
      <w:r w:rsidR="00DB6518">
        <w:t>,</w:t>
      </w:r>
      <w:r w:rsidR="0041114B">
        <w:t xml:space="preserve"> you create the schemas then add data afterward. </w:t>
      </w:r>
    </w:p>
    <w:p w14:paraId="597DB0F4" w14:textId="77777777" w:rsidR="00DB6518" w:rsidRDefault="00DB6518" w:rsidP="00C41C98"/>
    <w:p w14:paraId="7AAF68CF" w14:textId="3073B219" w:rsidR="0041114B" w:rsidRDefault="0041114B" w:rsidP="00C41C98">
      <w:r>
        <w:t>To initialize the schemas</w:t>
      </w:r>
      <w:r w:rsidR="00DB6518">
        <w:t>,</w:t>
      </w:r>
      <w:r>
        <w:t xml:space="preserve"> we use the +cockroach workload init [schema]+ command.  To run a workload against the schema</w:t>
      </w:r>
      <w:r w:rsidR="00DB6518">
        <w:t>,</w:t>
      </w:r>
      <w:r>
        <w:t xml:space="preserve"> we use the +cockroach workload run [schema]+ command. </w:t>
      </w:r>
    </w:p>
    <w:p w14:paraId="2E544F01" w14:textId="77777777" w:rsidR="00FE2D05" w:rsidRDefault="00FE2D05" w:rsidP="00C41C98"/>
    <w:p w14:paraId="7BEAA06E" w14:textId="5171B0C0" w:rsidR="0041114B" w:rsidRDefault="0041114B" w:rsidP="00C41C98">
      <w:r>
        <w:t xml:space="preserve">The schemas include: </w:t>
      </w:r>
      <w:r>
        <w:tab/>
      </w:r>
    </w:p>
    <w:p w14:paraId="11969330" w14:textId="58995F52" w:rsidR="005F7A84" w:rsidRDefault="005F7A84" w:rsidP="00C41C98"/>
    <w:p w14:paraId="42E63331" w14:textId="4DCFA538" w:rsidR="005F7A84" w:rsidRDefault="005F7A84" w:rsidP="005F7A84">
      <w:pPr>
        <w:pStyle w:val="ListParagraph"/>
        <w:numPr>
          <w:ilvl w:val="0"/>
          <w:numId w:val="25"/>
        </w:numPr>
      </w:pPr>
      <w:r w:rsidRPr="002430EC">
        <w:rPr>
          <w:b/>
          <w:bCs/>
        </w:rPr>
        <w:t>Bank</w:t>
      </w:r>
      <w:r>
        <w:t>, which models a set of accounts with currency balances.</w:t>
      </w:r>
      <w:r w:rsidR="00E15702">
        <w:t xml:space="preserve"> After the initializing the schema, use +workload run+ to generate a workload against the </w:t>
      </w:r>
      <w:r w:rsidR="00183008">
        <w:t xml:space="preserve">database. </w:t>
      </w:r>
    </w:p>
    <w:p w14:paraId="75773C28" w14:textId="4D3451FF" w:rsidR="005F7A84" w:rsidRDefault="005F7A84" w:rsidP="005F7A84">
      <w:pPr>
        <w:pStyle w:val="ListParagraph"/>
        <w:numPr>
          <w:ilvl w:val="0"/>
          <w:numId w:val="25"/>
        </w:numPr>
      </w:pPr>
      <w:r w:rsidRPr="002430EC">
        <w:rPr>
          <w:b/>
          <w:bCs/>
        </w:rPr>
        <w:t>Intro</w:t>
      </w:r>
      <w:r>
        <w:t>, a simple single-table database.</w:t>
      </w:r>
    </w:p>
    <w:p w14:paraId="38B7B737" w14:textId="24C18614" w:rsidR="005F7A84" w:rsidRDefault="005F7A84" w:rsidP="005F7A84">
      <w:pPr>
        <w:pStyle w:val="ListParagraph"/>
        <w:numPr>
          <w:ilvl w:val="0"/>
          <w:numId w:val="25"/>
        </w:numPr>
      </w:pPr>
      <w:r w:rsidRPr="002430EC">
        <w:rPr>
          <w:b/>
          <w:bCs/>
        </w:rPr>
        <w:t>kv</w:t>
      </w:r>
      <w:r>
        <w:t xml:space="preserve">, a simple key-value schema. After the initializing the schema, use run to generate a workload that will be evenly distributed across the cluster. </w:t>
      </w:r>
    </w:p>
    <w:p w14:paraId="69A37D40" w14:textId="63347680" w:rsidR="005F7A84" w:rsidRDefault="005F7A84" w:rsidP="005F7A84">
      <w:pPr>
        <w:pStyle w:val="ListParagraph"/>
        <w:numPr>
          <w:ilvl w:val="0"/>
          <w:numId w:val="25"/>
        </w:numPr>
      </w:pPr>
      <w:r w:rsidRPr="002430EC">
        <w:rPr>
          <w:b/>
          <w:bCs/>
        </w:rPr>
        <w:t>Movr</w:t>
      </w:r>
      <w:r>
        <w:t>, a schema for the MovR example application.</w:t>
      </w:r>
      <w:r w:rsidR="00B435DF">
        <w:t xml:space="preserve">  This schema can be used with the +workload run+ command to generate </w:t>
      </w:r>
      <w:r w:rsidR="002C26C0">
        <w:t xml:space="preserve">load against the databases. </w:t>
      </w:r>
    </w:p>
    <w:p w14:paraId="27D903D7" w14:textId="6DFBF8B2" w:rsidR="005F7A84" w:rsidRDefault="002C26C0" w:rsidP="005F7A84">
      <w:pPr>
        <w:pStyle w:val="ListParagraph"/>
        <w:numPr>
          <w:ilvl w:val="0"/>
          <w:numId w:val="25"/>
        </w:numPr>
      </w:pPr>
      <w:r w:rsidRPr="002430EC">
        <w:rPr>
          <w:b/>
          <w:bCs/>
        </w:rPr>
        <w:t>S</w:t>
      </w:r>
      <w:r w:rsidR="005F7A84" w:rsidRPr="002430EC">
        <w:rPr>
          <w:b/>
          <w:bCs/>
        </w:rPr>
        <w:t>tartrek</w:t>
      </w:r>
      <w:r>
        <w:t>, A</w:t>
      </w:r>
      <w:r w:rsidR="005F7A84">
        <w:t xml:space="preserve"> startrek database, with two tables, </w:t>
      </w:r>
      <w:r>
        <w:t>+</w:t>
      </w:r>
      <w:r w:rsidR="005F7A84">
        <w:t>episodes</w:t>
      </w:r>
      <w:r>
        <w:t>+</w:t>
      </w:r>
      <w:r w:rsidR="005F7A84">
        <w:t xml:space="preserve"> and </w:t>
      </w:r>
      <w:r>
        <w:t>+</w:t>
      </w:r>
      <w:r w:rsidR="005F7A84">
        <w:t>quotes</w:t>
      </w:r>
      <w:r>
        <w:t>+</w:t>
      </w:r>
      <w:r w:rsidR="005F7A84">
        <w:t>.</w:t>
      </w:r>
    </w:p>
    <w:p w14:paraId="5E467913" w14:textId="297CA79F" w:rsidR="002C26C0" w:rsidRDefault="002C26C0" w:rsidP="005F7A84">
      <w:pPr>
        <w:pStyle w:val="ListParagraph"/>
        <w:numPr>
          <w:ilvl w:val="0"/>
          <w:numId w:val="25"/>
        </w:numPr>
      </w:pPr>
      <w:r w:rsidRPr="002430EC">
        <w:rPr>
          <w:b/>
          <w:bCs/>
        </w:rPr>
        <w:t>T</w:t>
      </w:r>
      <w:r w:rsidR="005F7A84" w:rsidRPr="002430EC">
        <w:rPr>
          <w:b/>
          <w:bCs/>
        </w:rPr>
        <w:t>pcc</w:t>
      </w:r>
      <w:r>
        <w:t>,</w:t>
      </w:r>
      <w:r w:rsidR="005F7A84">
        <w:t xml:space="preserve"> a transaction processing </w:t>
      </w:r>
      <w:r>
        <w:t>schema for the TPCC standard benchmark. This schema can be used with the +workload run+ command to generate load against the databases.</w:t>
      </w:r>
    </w:p>
    <w:p w14:paraId="6A53ED0D" w14:textId="2DCA84F8" w:rsidR="005F7A84" w:rsidRDefault="002C26C0" w:rsidP="005F7A84">
      <w:pPr>
        <w:pStyle w:val="ListParagraph"/>
        <w:numPr>
          <w:ilvl w:val="0"/>
          <w:numId w:val="25"/>
        </w:numPr>
      </w:pPr>
      <w:r w:rsidRPr="002430EC">
        <w:rPr>
          <w:b/>
          <w:bCs/>
        </w:rPr>
        <w:t>Y</w:t>
      </w:r>
      <w:r w:rsidR="005F7A84" w:rsidRPr="002430EC">
        <w:rPr>
          <w:b/>
          <w:bCs/>
        </w:rPr>
        <w:t>csb</w:t>
      </w:r>
      <w:r>
        <w:t xml:space="preserve">, the Yahoo Cloud </w:t>
      </w:r>
      <w:r w:rsidR="002430EC">
        <w:t>Serving Benchmark schema.  This schema can be used with the +workload run+ command to generate load against the databases.</w:t>
      </w:r>
      <w:r w:rsidR="005F7A84">
        <w:tab/>
      </w:r>
      <w:r w:rsidR="002430EC">
        <w:t xml:space="preserve"> </w:t>
      </w:r>
    </w:p>
    <w:p w14:paraId="30B9FCF1" w14:textId="00439623" w:rsidR="005F7A84" w:rsidRDefault="00183008" w:rsidP="005F7A84">
      <w:r>
        <w:t>For the +intro+</w:t>
      </w:r>
      <w:r w:rsidR="003420D2">
        <w:t xml:space="preserve"> and</w:t>
      </w:r>
      <w:r>
        <w:t xml:space="preserve"> +startrek+</w:t>
      </w:r>
      <w:r w:rsidR="003420D2">
        <w:t xml:space="preserve"> databases, we create the tables and data using the +workload init+ command.  For instance, in the following </w:t>
      </w:r>
      <w:r w:rsidR="00DA5189">
        <w:t>example, we create the +startrek+ schema and look at some data:</w:t>
      </w:r>
    </w:p>
    <w:p w14:paraId="3BE37AAE" w14:textId="092C8CE7" w:rsidR="00DA5189" w:rsidRDefault="00DA5189" w:rsidP="005F7A84"/>
    <w:p w14:paraId="0D263F9B" w14:textId="124A366D" w:rsidR="00FE58C3" w:rsidRDefault="00FE58C3" w:rsidP="00DF3346">
      <w:pPr>
        <w:pStyle w:val="code"/>
      </w:pPr>
      <w:r>
        <w:t>[source,</w:t>
      </w:r>
      <w:r w:rsidR="00DF3346">
        <w:t>sql]</w:t>
      </w:r>
    </w:p>
    <w:p w14:paraId="4416A5BA" w14:textId="3AC09659" w:rsidR="00DF3346" w:rsidRDefault="00DF3346" w:rsidP="00DF3346">
      <w:pPr>
        <w:pStyle w:val="code"/>
      </w:pPr>
      <w:r>
        <w:t>----</w:t>
      </w:r>
    </w:p>
    <w:p w14:paraId="2889DE67" w14:textId="77777777" w:rsidR="00DF3346" w:rsidRDefault="00DF3346" w:rsidP="00DF3346">
      <w:pPr>
        <w:pStyle w:val="code"/>
      </w:pPr>
      <w:r>
        <w:t>[root@crdb1 cockroach]# cockroach workload init startrek postgres://localhost:26257?sslmode=disable</w:t>
      </w:r>
    </w:p>
    <w:p w14:paraId="4C25EFA2" w14:textId="77777777" w:rsidR="00DF3346" w:rsidRDefault="00DF3346" w:rsidP="00DF3346">
      <w:pPr>
        <w:pStyle w:val="code"/>
      </w:pPr>
      <w:r>
        <w:t>I210501 04:29:29.694340 1 workload/workloadsql/dataload.go:140  imported episodes (0s, 79 rows)</w:t>
      </w:r>
    </w:p>
    <w:p w14:paraId="6666E800" w14:textId="77777777" w:rsidR="00DF3346" w:rsidRDefault="00DF3346" w:rsidP="00DF3346">
      <w:pPr>
        <w:pStyle w:val="code"/>
      </w:pPr>
      <w:r>
        <w:t>I210501 04:29:29.898945 1 workload/workloadsql/dataload.go:140  imported quotes (0s, 200 rows)</w:t>
      </w:r>
    </w:p>
    <w:p w14:paraId="14DF3327" w14:textId="77777777" w:rsidR="00DF3346" w:rsidRDefault="00DF3346" w:rsidP="00DF3346">
      <w:pPr>
        <w:pStyle w:val="code"/>
      </w:pPr>
      <w:r>
        <w:t>[root@crdb1 cockroach]# cockroach sql --insecure</w:t>
      </w:r>
    </w:p>
    <w:p w14:paraId="51BA08E7" w14:textId="77777777" w:rsidR="00DF3346" w:rsidRDefault="00DF3346" w:rsidP="00DF3346">
      <w:pPr>
        <w:pStyle w:val="code"/>
      </w:pPr>
      <w:r>
        <w:t>#</w:t>
      </w:r>
    </w:p>
    <w:p w14:paraId="68F4666C" w14:textId="77777777" w:rsidR="00DF3346" w:rsidRDefault="00DF3346" w:rsidP="00DF3346">
      <w:pPr>
        <w:pStyle w:val="code"/>
      </w:pPr>
      <w:r>
        <w:t># Welcome to the CockroachDB SQL shell.</w:t>
      </w:r>
    </w:p>
    <w:p w14:paraId="030A3BA4" w14:textId="77777777" w:rsidR="00DF3346" w:rsidRDefault="00DF3346" w:rsidP="00DF3346">
      <w:pPr>
        <w:pStyle w:val="code"/>
      </w:pPr>
      <w:r>
        <w:t># All statements must be terminated by a semicolon.</w:t>
      </w:r>
    </w:p>
    <w:p w14:paraId="3A9EC677" w14:textId="77777777" w:rsidR="00DF3346" w:rsidRDefault="00DF3346" w:rsidP="00DF3346">
      <w:pPr>
        <w:pStyle w:val="code"/>
      </w:pPr>
      <w:r>
        <w:t># To exit, type: \q.</w:t>
      </w:r>
    </w:p>
    <w:p w14:paraId="78308C6F" w14:textId="77777777" w:rsidR="00DF3346" w:rsidRDefault="00DF3346" w:rsidP="00DF3346">
      <w:pPr>
        <w:pStyle w:val="code"/>
      </w:pPr>
      <w:r>
        <w:t>#</w:t>
      </w:r>
    </w:p>
    <w:p w14:paraId="798880EC" w14:textId="77777777" w:rsidR="00DF3346" w:rsidRDefault="00DF3346" w:rsidP="00DF3346">
      <w:pPr>
        <w:pStyle w:val="code"/>
      </w:pPr>
      <w:r>
        <w:t># Server version: CockroachDB CCL v20.2.7 (x86_64-unknown-linux-gnu, built 2021/03/29 17:52:00, go1.13.14) (same version as client)</w:t>
      </w:r>
    </w:p>
    <w:p w14:paraId="04C6CEA8" w14:textId="77777777" w:rsidR="00DF3346" w:rsidRDefault="00DF3346" w:rsidP="00DF3346">
      <w:pPr>
        <w:pStyle w:val="code"/>
      </w:pPr>
      <w:r>
        <w:t># Cluster ID: d070609f-58a7-4aea-aa27-92bc4a1e5406</w:t>
      </w:r>
    </w:p>
    <w:p w14:paraId="59F2AC51" w14:textId="77777777" w:rsidR="00DF3346" w:rsidRDefault="00DF3346" w:rsidP="00DF3346">
      <w:pPr>
        <w:pStyle w:val="code"/>
      </w:pPr>
      <w:r>
        <w:t>#</w:t>
      </w:r>
    </w:p>
    <w:p w14:paraId="4DC97C7C" w14:textId="77777777" w:rsidR="00DF3346" w:rsidRDefault="00DF3346" w:rsidP="00DF3346">
      <w:pPr>
        <w:pStyle w:val="code"/>
      </w:pPr>
      <w:r>
        <w:t># Enter \? for a brief introduction.</w:t>
      </w:r>
    </w:p>
    <w:p w14:paraId="45B991D0" w14:textId="77777777" w:rsidR="00DF3346" w:rsidRDefault="00DF3346" w:rsidP="00DF3346">
      <w:pPr>
        <w:pStyle w:val="code"/>
      </w:pPr>
      <w:r>
        <w:t>#</w:t>
      </w:r>
    </w:p>
    <w:p w14:paraId="7B1BC08F" w14:textId="236C2B18" w:rsidR="00DF3346" w:rsidRDefault="00DF3346" w:rsidP="00DF3346">
      <w:pPr>
        <w:pStyle w:val="code"/>
      </w:pPr>
      <w:r>
        <w:t>root@:26257/defaultdb&gt; show databases;</w:t>
      </w:r>
    </w:p>
    <w:p w14:paraId="07BDF83C" w14:textId="77777777" w:rsidR="00DF3346" w:rsidRDefault="00DF3346" w:rsidP="00DF3346">
      <w:pPr>
        <w:pStyle w:val="code"/>
      </w:pPr>
    </w:p>
    <w:p w14:paraId="791ED827" w14:textId="77777777" w:rsidR="00DF3346" w:rsidRDefault="00DF3346" w:rsidP="00DF3346">
      <w:pPr>
        <w:pStyle w:val="code"/>
      </w:pPr>
      <w:r>
        <w:t xml:space="preserve">  database_name | owner</w:t>
      </w:r>
    </w:p>
    <w:p w14:paraId="2F5745E2" w14:textId="77777777" w:rsidR="00DF3346" w:rsidRDefault="00DF3346" w:rsidP="00DF3346">
      <w:pPr>
        <w:pStyle w:val="code"/>
      </w:pPr>
      <w:r>
        <w:t>----------------+--------</w:t>
      </w:r>
    </w:p>
    <w:p w14:paraId="4220B05D" w14:textId="77777777" w:rsidR="00DF3346" w:rsidRDefault="00DF3346" w:rsidP="00DF3346">
      <w:pPr>
        <w:pStyle w:val="code"/>
      </w:pPr>
      <w:r>
        <w:t xml:space="preserve">  defaultdb     | root</w:t>
      </w:r>
    </w:p>
    <w:p w14:paraId="7B1AC1A3" w14:textId="77777777" w:rsidR="00DF3346" w:rsidRDefault="00DF3346" w:rsidP="00DF3346">
      <w:pPr>
        <w:pStyle w:val="code"/>
      </w:pPr>
      <w:r>
        <w:t xml:space="preserve">  postgres      | root</w:t>
      </w:r>
    </w:p>
    <w:p w14:paraId="4C8392F5" w14:textId="77777777" w:rsidR="00DF3346" w:rsidRDefault="00DF3346" w:rsidP="00DF3346">
      <w:pPr>
        <w:pStyle w:val="code"/>
      </w:pPr>
      <w:r>
        <w:t xml:space="preserve">  startrek      | root</w:t>
      </w:r>
    </w:p>
    <w:p w14:paraId="6EA9ADDF" w14:textId="77777777" w:rsidR="00DF3346" w:rsidRDefault="00DF3346" w:rsidP="00DF3346">
      <w:pPr>
        <w:pStyle w:val="code"/>
      </w:pPr>
      <w:r>
        <w:t xml:space="preserve">  system        | node</w:t>
      </w:r>
    </w:p>
    <w:p w14:paraId="7E80414A" w14:textId="77777777" w:rsidR="00DF3346" w:rsidRDefault="00DF3346" w:rsidP="00DF3346">
      <w:pPr>
        <w:pStyle w:val="code"/>
      </w:pPr>
      <w:r>
        <w:t>(4 rows)</w:t>
      </w:r>
    </w:p>
    <w:p w14:paraId="1955A8B3" w14:textId="77777777" w:rsidR="00DF3346" w:rsidRDefault="00DF3346" w:rsidP="00DF3346">
      <w:pPr>
        <w:pStyle w:val="code"/>
      </w:pPr>
    </w:p>
    <w:p w14:paraId="06359566" w14:textId="77777777" w:rsidR="00DF3346" w:rsidRDefault="00DF3346" w:rsidP="00DF3346">
      <w:pPr>
        <w:pStyle w:val="code"/>
      </w:pPr>
      <w:r>
        <w:t>Time: 2ms total (execution 2ms / network 0ms)</w:t>
      </w:r>
    </w:p>
    <w:p w14:paraId="50B130A3" w14:textId="77777777" w:rsidR="00DF3346" w:rsidRDefault="00DF3346" w:rsidP="00DF3346">
      <w:pPr>
        <w:pStyle w:val="code"/>
      </w:pPr>
    </w:p>
    <w:p w14:paraId="38A3BB1A" w14:textId="77777777" w:rsidR="00DF3346" w:rsidRDefault="00DF3346" w:rsidP="00DF3346">
      <w:pPr>
        <w:pStyle w:val="code"/>
      </w:pPr>
      <w:r>
        <w:t>root@:26257/defaultdb&gt; use startrek;</w:t>
      </w:r>
    </w:p>
    <w:p w14:paraId="7C4D9EC5" w14:textId="77777777" w:rsidR="00DF3346" w:rsidRDefault="00DF3346" w:rsidP="00DF3346">
      <w:pPr>
        <w:pStyle w:val="code"/>
      </w:pPr>
      <w:r>
        <w:t>SET</w:t>
      </w:r>
    </w:p>
    <w:p w14:paraId="48D0F2F6" w14:textId="77777777" w:rsidR="00DF3346" w:rsidRDefault="00DF3346" w:rsidP="00DF3346">
      <w:pPr>
        <w:pStyle w:val="code"/>
      </w:pPr>
    </w:p>
    <w:p w14:paraId="1305A9E7" w14:textId="77777777" w:rsidR="00DF3346" w:rsidRDefault="00DF3346" w:rsidP="00DF3346">
      <w:pPr>
        <w:pStyle w:val="code"/>
      </w:pPr>
      <w:r>
        <w:t>Time: 1ms total (execution 0ms / network 0ms)</w:t>
      </w:r>
    </w:p>
    <w:p w14:paraId="5B53B0EC" w14:textId="77777777" w:rsidR="00DF3346" w:rsidRDefault="00DF3346" w:rsidP="00DF3346">
      <w:pPr>
        <w:pStyle w:val="code"/>
      </w:pPr>
    </w:p>
    <w:p w14:paraId="34B73BCE" w14:textId="77777777" w:rsidR="00DF3346" w:rsidRDefault="00DF3346" w:rsidP="00DF3346">
      <w:pPr>
        <w:pStyle w:val="code"/>
      </w:pPr>
      <w:r>
        <w:t>root@:26257/startrek&gt; show tables;</w:t>
      </w:r>
    </w:p>
    <w:p w14:paraId="747E2127" w14:textId="77777777" w:rsidR="00DF3346" w:rsidRDefault="00DF3346" w:rsidP="00DF3346">
      <w:pPr>
        <w:pStyle w:val="code"/>
      </w:pPr>
      <w:r>
        <w:t xml:space="preserve">  schema_name | table_name | type  | owner | estimated_row_count</w:t>
      </w:r>
    </w:p>
    <w:p w14:paraId="25CAD4C6" w14:textId="77777777" w:rsidR="00DF3346" w:rsidRDefault="00DF3346" w:rsidP="00DF3346">
      <w:pPr>
        <w:pStyle w:val="code"/>
      </w:pPr>
      <w:r>
        <w:t>--------------+------------+-------+-------+----------------------</w:t>
      </w:r>
    </w:p>
    <w:p w14:paraId="7151704A" w14:textId="77777777" w:rsidR="00DF3346" w:rsidRDefault="00DF3346" w:rsidP="00DF3346">
      <w:pPr>
        <w:pStyle w:val="code"/>
      </w:pPr>
      <w:r>
        <w:t xml:space="preserve">  public      | episodes   | table | root  |                   0</w:t>
      </w:r>
    </w:p>
    <w:p w14:paraId="5C4DC835" w14:textId="77777777" w:rsidR="00DF3346" w:rsidRDefault="00DF3346" w:rsidP="00DF3346">
      <w:pPr>
        <w:pStyle w:val="code"/>
      </w:pPr>
      <w:r>
        <w:t xml:space="preserve">  public      | quotes     | table | root  |                   0</w:t>
      </w:r>
    </w:p>
    <w:p w14:paraId="2F0686E0" w14:textId="77777777" w:rsidR="00DF3346" w:rsidRDefault="00DF3346" w:rsidP="00DF3346">
      <w:pPr>
        <w:pStyle w:val="code"/>
      </w:pPr>
      <w:r>
        <w:t>(2 rows)</w:t>
      </w:r>
    </w:p>
    <w:p w14:paraId="28710F40" w14:textId="77777777" w:rsidR="00DF3346" w:rsidRDefault="00DF3346" w:rsidP="00DF3346">
      <w:pPr>
        <w:pStyle w:val="code"/>
      </w:pPr>
    </w:p>
    <w:p w14:paraId="1462D5DB" w14:textId="77777777" w:rsidR="00DF3346" w:rsidRDefault="00DF3346" w:rsidP="00DF3346">
      <w:pPr>
        <w:pStyle w:val="code"/>
      </w:pPr>
      <w:r>
        <w:t>Time: 56ms total (execution 56ms / network 0ms)</w:t>
      </w:r>
    </w:p>
    <w:p w14:paraId="2EB2F09A" w14:textId="77777777" w:rsidR="00DF3346" w:rsidRDefault="00DF3346" w:rsidP="00DF3346">
      <w:pPr>
        <w:pStyle w:val="code"/>
      </w:pPr>
    </w:p>
    <w:p w14:paraId="21C506B5" w14:textId="77777777" w:rsidR="00DF3346" w:rsidRDefault="00DF3346" w:rsidP="00DF3346">
      <w:pPr>
        <w:pStyle w:val="code"/>
      </w:pPr>
      <w:r>
        <w:t>root@:26257/startrek&gt; select * from episodes limit 1;</w:t>
      </w:r>
    </w:p>
    <w:p w14:paraId="1E9F2187" w14:textId="77777777" w:rsidR="00DF3346" w:rsidRDefault="00DF3346" w:rsidP="00DF3346">
      <w:pPr>
        <w:pStyle w:val="code"/>
      </w:pPr>
      <w:r>
        <w:t xml:space="preserve">  id | season | num |    title     | stardate</w:t>
      </w:r>
    </w:p>
    <w:p w14:paraId="59D5EE5D" w14:textId="77777777" w:rsidR="00DF3346" w:rsidRDefault="00DF3346" w:rsidP="00DF3346">
      <w:pPr>
        <w:pStyle w:val="code"/>
      </w:pPr>
      <w:r>
        <w:t>-----+--------+-----+--------------+-----------</w:t>
      </w:r>
    </w:p>
    <w:p w14:paraId="7F265A12" w14:textId="77777777" w:rsidR="00DF3346" w:rsidRDefault="00DF3346" w:rsidP="00DF3346">
      <w:pPr>
        <w:pStyle w:val="code"/>
      </w:pPr>
      <w:r>
        <w:t xml:space="preserve">   1 |      1 |   1 | The Man Trap |   1531.1</w:t>
      </w:r>
    </w:p>
    <w:p w14:paraId="7D5A6124" w14:textId="77777777" w:rsidR="00DF3346" w:rsidRDefault="00DF3346" w:rsidP="00DF3346">
      <w:pPr>
        <w:pStyle w:val="code"/>
      </w:pPr>
      <w:r>
        <w:t>(1 row)</w:t>
      </w:r>
    </w:p>
    <w:p w14:paraId="0F4DA4FB" w14:textId="77777777" w:rsidR="00DF3346" w:rsidRDefault="00DF3346" w:rsidP="00DF3346">
      <w:pPr>
        <w:pStyle w:val="code"/>
      </w:pPr>
    </w:p>
    <w:p w14:paraId="0954B705" w14:textId="2839E357" w:rsidR="00DF3346" w:rsidRDefault="00DF3346" w:rsidP="00DF3346">
      <w:pPr>
        <w:pStyle w:val="code"/>
      </w:pPr>
      <w:r>
        <w:t>Time: 1ms total (execution 1ms / network 0ms)</w:t>
      </w:r>
    </w:p>
    <w:p w14:paraId="4FD35832" w14:textId="1DE8D856" w:rsidR="00DF3346" w:rsidRDefault="00DF3346" w:rsidP="00DF3346">
      <w:pPr>
        <w:pStyle w:val="code"/>
      </w:pPr>
      <w:r>
        <w:t>----</w:t>
      </w:r>
    </w:p>
    <w:p w14:paraId="08C01A1C" w14:textId="4CB666DC" w:rsidR="00DF3346" w:rsidRDefault="00DF3346" w:rsidP="00DF3346">
      <w:pPr>
        <w:pStyle w:val="code"/>
      </w:pPr>
    </w:p>
    <w:p w14:paraId="0C94D2BA" w14:textId="50C4BC4C" w:rsidR="00DF3346" w:rsidRDefault="007503D9" w:rsidP="007503D9">
      <w:r>
        <w:t>In this example, we create the bank schema:</w:t>
      </w:r>
    </w:p>
    <w:p w14:paraId="2678931E" w14:textId="25197189" w:rsidR="007503D9" w:rsidRDefault="007503D9" w:rsidP="00DF3346">
      <w:pPr>
        <w:pStyle w:val="code"/>
      </w:pPr>
    </w:p>
    <w:p w14:paraId="5C255FB2" w14:textId="715A26E3" w:rsidR="007503D9" w:rsidRDefault="007503D9" w:rsidP="00DF3346">
      <w:pPr>
        <w:pStyle w:val="code"/>
      </w:pPr>
      <w:r>
        <w:t>[source,bash]</w:t>
      </w:r>
    </w:p>
    <w:p w14:paraId="2A92D36B" w14:textId="6D69D345" w:rsidR="007503D9" w:rsidRDefault="007503D9" w:rsidP="00DF3346">
      <w:pPr>
        <w:pStyle w:val="code"/>
      </w:pPr>
      <w:r>
        <w:t>----</w:t>
      </w:r>
    </w:p>
    <w:p w14:paraId="38E5C2A9" w14:textId="77777777" w:rsidR="007503D9" w:rsidRDefault="007503D9" w:rsidP="007503D9">
      <w:pPr>
        <w:pStyle w:val="code"/>
      </w:pPr>
      <w:r>
        <w:t>[root@crdb1 cockroach]# cockroach workload init bank postgres://localhost:26257?sslmode=disable</w:t>
      </w:r>
    </w:p>
    <w:p w14:paraId="61698F8E" w14:textId="77777777" w:rsidR="007503D9" w:rsidRDefault="007503D9" w:rsidP="007503D9">
      <w:pPr>
        <w:pStyle w:val="code"/>
      </w:pPr>
      <w:r>
        <w:t>I210501 04:31:41.214008 1 workload/workloadsql/dataload.go:140  imported bank (0s, 1000 rows)</w:t>
      </w:r>
    </w:p>
    <w:p w14:paraId="653ABB0F" w14:textId="0FDAE59F" w:rsidR="007503D9" w:rsidRDefault="007503D9" w:rsidP="007503D9">
      <w:pPr>
        <w:pStyle w:val="code"/>
      </w:pPr>
      <w:r>
        <w:t>I210501 04:31:41.221478 1 workload/workloadsql/workloadsql.go:113  starting 9 splits</w:t>
      </w:r>
    </w:p>
    <w:p w14:paraId="5BA7B96F" w14:textId="1FC87FFC" w:rsidR="007503D9" w:rsidRDefault="007503D9" w:rsidP="007503D9">
      <w:pPr>
        <w:pStyle w:val="code"/>
      </w:pPr>
      <w:r>
        <w:t>----</w:t>
      </w:r>
    </w:p>
    <w:p w14:paraId="69E298AC" w14:textId="3507EC2E" w:rsidR="007503D9" w:rsidRDefault="007503D9" w:rsidP="007503D9">
      <w:pPr>
        <w:pStyle w:val="code"/>
      </w:pPr>
    </w:p>
    <w:p w14:paraId="0BFC778E" w14:textId="36A5F385" w:rsidR="007503D9" w:rsidRDefault="007503D9" w:rsidP="003E429C">
      <w:r>
        <w:t>And then run a workload simulation for 60 seconds:</w:t>
      </w:r>
    </w:p>
    <w:p w14:paraId="177C154D" w14:textId="2FB078C6" w:rsidR="007503D9" w:rsidRDefault="007503D9" w:rsidP="007503D9">
      <w:pPr>
        <w:pStyle w:val="code"/>
      </w:pPr>
    </w:p>
    <w:p w14:paraId="0BEB3B75" w14:textId="77777777" w:rsidR="003E429C" w:rsidRDefault="003E429C" w:rsidP="003E429C">
      <w:pPr>
        <w:pStyle w:val="code"/>
      </w:pPr>
      <w:r>
        <w:t>[source,bash]</w:t>
      </w:r>
    </w:p>
    <w:p w14:paraId="5A54AB81" w14:textId="77777777" w:rsidR="003E429C" w:rsidRDefault="003E429C" w:rsidP="003E429C">
      <w:pPr>
        <w:pStyle w:val="code"/>
      </w:pPr>
      <w:r>
        <w:t>----</w:t>
      </w:r>
    </w:p>
    <w:p w14:paraId="2016208B" w14:textId="77777777" w:rsidR="003E429C" w:rsidRDefault="003E429C" w:rsidP="007503D9">
      <w:pPr>
        <w:pStyle w:val="code"/>
      </w:pPr>
    </w:p>
    <w:p w14:paraId="255F44D7" w14:textId="77777777" w:rsidR="006977C2" w:rsidRDefault="006977C2" w:rsidP="006977C2">
      <w:pPr>
        <w:pStyle w:val="code"/>
      </w:pPr>
      <w:r>
        <w:t>[root@crdb1 cockroach]# cockroach workload run  bank postgres://localhost:26257?sslmode=disable --duration 60s</w:t>
      </w:r>
    </w:p>
    <w:p w14:paraId="52E0ABDE" w14:textId="77777777" w:rsidR="006977C2" w:rsidRDefault="006977C2" w:rsidP="006977C2">
      <w:pPr>
        <w:pStyle w:val="code"/>
      </w:pPr>
      <w:r>
        <w:t>I210501 04:33:52.340852 1 workload/cli/run.go:356  creating load generator...</w:t>
      </w:r>
    </w:p>
    <w:p w14:paraId="102E5398" w14:textId="77777777" w:rsidR="006977C2" w:rsidRDefault="006977C2" w:rsidP="006977C2">
      <w:pPr>
        <w:pStyle w:val="code"/>
      </w:pPr>
      <w:r>
        <w:t>I210501 04:33:52.344074 1 workload/cli/run.go:387  creating load generator... done (took 3.220303ms)</w:t>
      </w:r>
    </w:p>
    <w:p w14:paraId="5C49AFEE" w14:textId="77777777" w:rsidR="006977C2" w:rsidRDefault="006977C2" w:rsidP="006977C2">
      <w:pPr>
        <w:pStyle w:val="code"/>
      </w:pPr>
      <w:r>
        <w:t>_elapsed___errors__ops/sec(inst)___ops/sec(cum)__p50(ms)__p95(ms)__p99(ms)_pMax(ms)</w:t>
      </w:r>
    </w:p>
    <w:p w14:paraId="11EF22C4" w14:textId="77777777" w:rsidR="006977C2" w:rsidRDefault="006977C2" w:rsidP="006977C2">
      <w:pPr>
        <w:pStyle w:val="code"/>
      </w:pPr>
      <w:r>
        <w:t xml:space="preserve">    1.0s        0          187.3          187.9     16.8     48.2     65.0    121.6 transfer</w:t>
      </w:r>
    </w:p>
    <w:p w14:paraId="1E1582DC" w14:textId="77777777" w:rsidR="006977C2" w:rsidRDefault="006977C2" w:rsidP="006977C2">
      <w:pPr>
        <w:pStyle w:val="code"/>
      </w:pPr>
      <w:r>
        <w:t xml:space="preserve">    2.0s        0          295.0          241.5     11.0     31.5     52.4     79.7 transfer</w:t>
      </w:r>
    </w:p>
    <w:p w14:paraId="3A49FA9A" w14:textId="77777777" w:rsidR="006977C2" w:rsidRDefault="006977C2" w:rsidP="006977C2">
      <w:pPr>
        <w:pStyle w:val="code"/>
      </w:pPr>
      <w:r>
        <w:t xml:space="preserve">    3.0s        0          260.9          248.0     13.1     37.7     54.5     83.9 transfer</w:t>
      </w:r>
    </w:p>
    <w:p w14:paraId="3E194869" w14:textId="7B193975" w:rsidR="006977C2" w:rsidRDefault="006977C2" w:rsidP="003E429C">
      <w:pPr>
        <w:pStyle w:val="code"/>
      </w:pPr>
      <w:r>
        <w:t xml:space="preserve">    4.0s        0          203.1          236.7     17.8     39.8     54.5     79.7 </w:t>
      </w:r>
      <w:r w:rsidR="003E429C">
        <w:t>&lt;snip&gt;</w:t>
      </w:r>
    </w:p>
    <w:p w14:paraId="6AFBC77F" w14:textId="77777777" w:rsidR="006977C2" w:rsidRDefault="006977C2" w:rsidP="006977C2">
      <w:pPr>
        <w:pStyle w:val="code"/>
      </w:pPr>
    </w:p>
    <w:p w14:paraId="58214DCB" w14:textId="77777777" w:rsidR="006977C2" w:rsidRDefault="006977C2" w:rsidP="006977C2">
      <w:pPr>
        <w:pStyle w:val="code"/>
      </w:pPr>
      <w:r>
        <w:t>_elapsed___errors_____ops(total)___ops/sec(cum)__avg(ms)__p50(ms)__p95(ms)__p99(ms)_pMax(ms)__result</w:t>
      </w:r>
    </w:p>
    <w:p w14:paraId="46D2E650" w14:textId="11BE3611" w:rsidR="007503D9" w:rsidRDefault="006977C2" w:rsidP="006977C2">
      <w:pPr>
        <w:pStyle w:val="code"/>
      </w:pPr>
      <w:r>
        <w:t xml:space="preserve">   60.0s        0          14230          237.2     16.9     13.6     41.9     65.0    192.9</w:t>
      </w:r>
    </w:p>
    <w:p w14:paraId="492CE7B1" w14:textId="02B4D214" w:rsidR="003E429C" w:rsidRDefault="003E429C" w:rsidP="006977C2">
      <w:pPr>
        <w:pStyle w:val="code"/>
      </w:pPr>
      <w:r>
        <w:t>----</w:t>
      </w:r>
    </w:p>
    <w:p w14:paraId="6DEBF240" w14:textId="0FB968CE" w:rsidR="003E429C" w:rsidRDefault="003E429C" w:rsidP="006977C2">
      <w:pPr>
        <w:pStyle w:val="code"/>
      </w:pPr>
    </w:p>
    <w:p w14:paraId="56F67270" w14:textId="45D6DD74" w:rsidR="003E429C" w:rsidRDefault="003E429C" w:rsidP="00E50DAC">
      <w:r>
        <w:t xml:space="preserve">The run command is primarily meant to generated data for load testing purposes but is useful to generate data </w:t>
      </w:r>
      <w:r w:rsidR="00E50DAC">
        <w:t xml:space="preserve">for query purposes as well. </w:t>
      </w:r>
    </w:p>
    <w:p w14:paraId="29FBB81A" w14:textId="0D4DD022" w:rsidR="008F268E" w:rsidRDefault="008F268E" w:rsidP="008F268E">
      <w:pPr>
        <w:pStyle w:val="Heading3"/>
      </w:pPr>
      <w:r>
        <w:t>Databases and tables</w:t>
      </w:r>
    </w:p>
    <w:p w14:paraId="7D365FA5" w14:textId="2A003F18" w:rsidR="00E50DAC" w:rsidRDefault="00E50DAC" w:rsidP="00E50DAC">
      <w:pPr>
        <w:rPr>
          <w:lang w:eastAsia="en-US"/>
        </w:rPr>
      </w:pPr>
    </w:p>
    <w:p w14:paraId="668142D3" w14:textId="0A03FA96" w:rsidR="00E50DAC" w:rsidRDefault="00F24EAC" w:rsidP="00E50DAC">
      <w:pPr>
        <w:rPr>
          <w:lang w:eastAsia="en-US"/>
        </w:rPr>
      </w:pPr>
      <w:r>
        <w:rPr>
          <w:lang w:eastAsia="en-US"/>
        </w:rPr>
        <w:t>As we</w:t>
      </w:r>
      <w:r w:rsidR="003C3355">
        <w:rPr>
          <w:lang w:eastAsia="en-US"/>
        </w:rPr>
        <w:t>'</w:t>
      </w:r>
      <w:r>
        <w:rPr>
          <w:lang w:eastAsia="en-US"/>
        </w:rPr>
        <w:t>ve seen already,</w:t>
      </w:r>
      <w:ins w:id="103" w:author="Guy Harrison" w:date="2021-05-08T16:42:00Z">
        <w:r>
          <w:rPr>
            <w:lang w:eastAsia="en-US"/>
          </w:rPr>
          <w:t xml:space="preserve"> </w:t>
        </w:r>
      </w:ins>
      <w:r>
        <w:rPr>
          <w:lang w:eastAsia="en-US"/>
        </w:rPr>
        <w:t xml:space="preserve"> data in a CockroachDB deployment is organized into specific namespaces called databases.  </w:t>
      </w:r>
      <w:r w:rsidR="005747FA">
        <w:rPr>
          <w:lang w:eastAsia="en-US"/>
        </w:rPr>
        <w:t>Database is a fairly loosely used and overloaded term – it</w:t>
      </w:r>
      <w:r w:rsidR="003C3355">
        <w:rPr>
          <w:lang w:eastAsia="en-US"/>
        </w:rPr>
        <w:t>'</w:t>
      </w:r>
      <w:r w:rsidR="005747FA">
        <w:rPr>
          <w:lang w:eastAsia="en-US"/>
        </w:rPr>
        <w:t>s quite common for a CockroachDB cluster to be refe</w:t>
      </w:r>
      <w:r w:rsidR="0076003D">
        <w:rPr>
          <w:lang w:eastAsia="en-US"/>
        </w:rPr>
        <w:t>r</w:t>
      </w:r>
      <w:r w:rsidR="005747FA">
        <w:rPr>
          <w:lang w:eastAsia="en-US"/>
        </w:rPr>
        <w:t xml:space="preserve">red to as a database </w:t>
      </w:r>
      <w:r w:rsidR="00B33C34">
        <w:rPr>
          <w:lang w:eastAsia="en-US"/>
        </w:rPr>
        <w:t>or</w:t>
      </w:r>
      <w:r w:rsidR="005747FA">
        <w:rPr>
          <w:lang w:eastAsia="en-US"/>
        </w:rPr>
        <w:t xml:space="preserve"> for a </w:t>
      </w:r>
      <w:r w:rsidR="00B33C34">
        <w:rPr>
          <w:lang w:eastAsia="en-US"/>
        </w:rPr>
        <w:t>database within a cluster to be refe</w:t>
      </w:r>
      <w:r w:rsidR="0076003D">
        <w:rPr>
          <w:lang w:eastAsia="en-US"/>
        </w:rPr>
        <w:t>r</w:t>
      </w:r>
      <w:r w:rsidR="00B33C34">
        <w:rPr>
          <w:lang w:eastAsia="en-US"/>
        </w:rPr>
        <w:t xml:space="preserve">red to as a schema.  However, </w:t>
      </w:r>
      <w:r w:rsidR="003F0ADD">
        <w:rPr>
          <w:lang w:eastAsia="en-US"/>
        </w:rPr>
        <w:t>in CockroachDB</w:t>
      </w:r>
      <w:r w:rsidR="0076003D">
        <w:rPr>
          <w:lang w:eastAsia="en-US"/>
        </w:rPr>
        <w:t>,</w:t>
      </w:r>
      <w:r w:rsidR="003F0ADD">
        <w:rPr>
          <w:lang w:eastAsia="en-US"/>
        </w:rPr>
        <w:t xml:space="preserve"> as in most other SQL databases, a </w:t>
      </w:r>
      <w:r w:rsidR="00837FF1">
        <w:rPr>
          <w:lang w:eastAsia="en-US"/>
        </w:rPr>
        <w:t>database cluster contains one or more databases.  Within a database</w:t>
      </w:r>
      <w:r w:rsidR="005F336D">
        <w:rPr>
          <w:lang w:eastAsia="en-US"/>
        </w:rPr>
        <w:t>, one or more schemas may be defined, though it</w:t>
      </w:r>
      <w:r w:rsidR="003C3355">
        <w:rPr>
          <w:lang w:eastAsia="en-US"/>
        </w:rPr>
        <w:t>'</w:t>
      </w:r>
      <w:r w:rsidR="005F336D">
        <w:rPr>
          <w:lang w:eastAsia="en-US"/>
        </w:rPr>
        <w:t xml:space="preserve">s common for each database to contain only one schema.  </w:t>
      </w:r>
    </w:p>
    <w:p w14:paraId="40EC1DB0" w14:textId="3D3BC147" w:rsidR="005F336D" w:rsidRDefault="005F336D" w:rsidP="00E50DAC">
      <w:pPr>
        <w:rPr>
          <w:lang w:eastAsia="en-US"/>
        </w:rPr>
      </w:pPr>
    </w:p>
    <w:p w14:paraId="3872A08D" w14:textId="431007BC" w:rsidR="005F336D" w:rsidRDefault="00326D4C" w:rsidP="00E50DAC">
      <w:pPr>
        <w:rPr>
          <w:lang w:eastAsia="en-US"/>
        </w:rPr>
      </w:pPr>
      <w:r>
        <w:rPr>
          <w:lang w:eastAsia="en-US"/>
        </w:rPr>
        <w:t xml:space="preserve">We can </w:t>
      </w:r>
      <w:r w:rsidR="003E506A">
        <w:rPr>
          <w:lang w:eastAsia="en-US"/>
        </w:rPr>
        <w:t>list</w:t>
      </w:r>
      <w:r>
        <w:rPr>
          <w:lang w:eastAsia="en-US"/>
        </w:rPr>
        <w:t xml:space="preserve"> the data</w:t>
      </w:r>
      <w:r w:rsidR="003E506A">
        <w:rPr>
          <w:lang w:eastAsia="en-US"/>
        </w:rPr>
        <w:t>bases in the cluster using the +SHOW DATABASES+ command:</w:t>
      </w:r>
    </w:p>
    <w:p w14:paraId="59058F09" w14:textId="215290CE" w:rsidR="003E506A" w:rsidRDefault="003E506A" w:rsidP="00E50DAC">
      <w:pPr>
        <w:rPr>
          <w:lang w:eastAsia="en-US"/>
        </w:rPr>
      </w:pPr>
    </w:p>
    <w:p w14:paraId="7789E4B5" w14:textId="3FD17D14" w:rsidR="00E33CD3" w:rsidRDefault="00E33CD3" w:rsidP="001645C6">
      <w:pPr>
        <w:pStyle w:val="code"/>
      </w:pPr>
      <w:r>
        <w:t>[source, sql]</w:t>
      </w:r>
    </w:p>
    <w:p w14:paraId="62B84480" w14:textId="08560F8E" w:rsidR="00E33CD3" w:rsidRDefault="00E33CD3" w:rsidP="001645C6">
      <w:pPr>
        <w:pStyle w:val="code"/>
      </w:pPr>
      <w:r>
        <w:t>----</w:t>
      </w:r>
    </w:p>
    <w:p w14:paraId="2DB08E08" w14:textId="77777777" w:rsidR="00E33CD3" w:rsidRDefault="00E33CD3" w:rsidP="001645C6">
      <w:pPr>
        <w:pStyle w:val="code"/>
      </w:pPr>
      <w:r>
        <w:t>root@:26257/defaultdb&gt; show databases;</w:t>
      </w:r>
    </w:p>
    <w:p w14:paraId="69459E06" w14:textId="77777777" w:rsidR="00E33CD3" w:rsidRDefault="00E33CD3" w:rsidP="001645C6">
      <w:pPr>
        <w:pStyle w:val="code"/>
      </w:pPr>
      <w:r>
        <w:t xml:space="preserve">  database_name | owner</w:t>
      </w:r>
    </w:p>
    <w:p w14:paraId="2ECC3335" w14:textId="77777777" w:rsidR="00E33CD3" w:rsidRDefault="00E33CD3" w:rsidP="001645C6">
      <w:pPr>
        <w:pStyle w:val="code"/>
      </w:pPr>
      <w:r>
        <w:t>----------------+--------</w:t>
      </w:r>
    </w:p>
    <w:p w14:paraId="6AD548B9" w14:textId="77777777" w:rsidR="00E33CD3" w:rsidRDefault="00E33CD3" w:rsidP="001645C6">
      <w:pPr>
        <w:pStyle w:val="code"/>
      </w:pPr>
      <w:r>
        <w:t xml:space="preserve">  bank          | root</w:t>
      </w:r>
    </w:p>
    <w:p w14:paraId="1353E48F" w14:textId="77777777" w:rsidR="00E33CD3" w:rsidRDefault="00E33CD3" w:rsidP="001645C6">
      <w:pPr>
        <w:pStyle w:val="code"/>
      </w:pPr>
      <w:r>
        <w:t xml:space="preserve">  defaultdb     | root</w:t>
      </w:r>
    </w:p>
    <w:p w14:paraId="14740576" w14:textId="77777777" w:rsidR="00E33CD3" w:rsidRDefault="00E33CD3" w:rsidP="001645C6">
      <w:pPr>
        <w:pStyle w:val="code"/>
      </w:pPr>
      <w:r>
        <w:t xml:space="preserve">  postgres      | root</w:t>
      </w:r>
    </w:p>
    <w:p w14:paraId="42024C98" w14:textId="77777777" w:rsidR="00E33CD3" w:rsidRDefault="00E33CD3" w:rsidP="001645C6">
      <w:pPr>
        <w:pStyle w:val="code"/>
      </w:pPr>
      <w:r>
        <w:t xml:space="preserve">  startrek      | root</w:t>
      </w:r>
    </w:p>
    <w:p w14:paraId="6D413D0E" w14:textId="77777777" w:rsidR="00E33CD3" w:rsidRDefault="00E33CD3" w:rsidP="001645C6">
      <w:pPr>
        <w:pStyle w:val="code"/>
      </w:pPr>
      <w:r>
        <w:t xml:space="preserve">  system        | node</w:t>
      </w:r>
    </w:p>
    <w:p w14:paraId="3FC3C36B" w14:textId="689F7002" w:rsidR="003E506A" w:rsidRDefault="00E33CD3" w:rsidP="001645C6">
      <w:pPr>
        <w:pStyle w:val="code"/>
      </w:pPr>
      <w:r>
        <w:t>(5 rows)</w:t>
      </w:r>
    </w:p>
    <w:p w14:paraId="4798EA1F" w14:textId="5B3D4BD3" w:rsidR="00E33CD3" w:rsidRDefault="00E33CD3" w:rsidP="001645C6">
      <w:pPr>
        <w:pStyle w:val="code"/>
      </w:pPr>
      <w:r>
        <w:t>----</w:t>
      </w:r>
    </w:p>
    <w:p w14:paraId="5992B4B8" w14:textId="6C2BD33A" w:rsidR="00E33CD3" w:rsidRDefault="00E33CD3" w:rsidP="00E33CD3">
      <w:pPr>
        <w:rPr>
          <w:lang w:eastAsia="en-US"/>
        </w:rPr>
      </w:pPr>
    </w:p>
    <w:p w14:paraId="685356D9" w14:textId="1828C6C9" w:rsidR="00E33CD3" w:rsidRDefault="00E33CD3" w:rsidP="00E33CD3">
      <w:pPr>
        <w:rPr>
          <w:lang w:eastAsia="en-US"/>
        </w:rPr>
      </w:pPr>
      <w:r>
        <w:rPr>
          <w:lang w:eastAsia="en-US"/>
        </w:rPr>
        <w:t>We can set our current database with the +</w:t>
      </w:r>
      <w:r w:rsidR="0076003D">
        <w:rPr>
          <w:lang w:eastAsia="en-US"/>
        </w:rPr>
        <w:t>use</w:t>
      </w:r>
      <w:r>
        <w:rPr>
          <w:lang w:eastAsia="en-US"/>
        </w:rPr>
        <w:t>+ command:</w:t>
      </w:r>
    </w:p>
    <w:p w14:paraId="6CE27978" w14:textId="77777777" w:rsidR="001645C6" w:rsidRDefault="001645C6" w:rsidP="00E33CD3">
      <w:pPr>
        <w:rPr>
          <w:lang w:eastAsia="en-US"/>
        </w:rPr>
      </w:pPr>
    </w:p>
    <w:p w14:paraId="2AF6898A" w14:textId="77777777" w:rsidR="00CA31B1" w:rsidRDefault="00CA31B1" w:rsidP="00CA31B1">
      <w:pPr>
        <w:pStyle w:val="code"/>
      </w:pPr>
      <w:r>
        <w:t>[source, sql]</w:t>
      </w:r>
    </w:p>
    <w:p w14:paraId="4F073BF6" w14:textId="77777777" w:rsidR="00CA31B1" w:rsidRDefault="00CA31B1" w:rsidP="00CA31B1">
      <w:pPr>
        <w:pStyle w:val="code"/>
      </w:pPr>
      <w:r>
        <w:t>----</w:t>
      </w:r>
    </w:p>
    <w:p w14:paraId="37509F28" w14:textId="77777777" w:rsidR="00CA31B1" w:rsidRDefault="00CA31B1" w:rsidP="00CA31B1">
      <w:pPr>
        <w:pStyle w:val="code"/>
      </w:pPr>
    </w:p>
    <w:p w14:paraId="1D548D1F" w14:textId="77777777" w:rsidR="001645C6" w:rsidRDefault="001645C6" w:rsidP="001645C6">
      <w:pPr>
        <w:pStyle w:val="code"/>
      </w:pPr>
      <w:r>
        <w:t>root@:26257/defaultdb&gt; use startrek;</w:t>
      </w:r>
    </w:p>
    <w:p w14:paraId="4FB699E7" w14:textId="77777777" w:rsidR="001645C6" w:rsidRDefault="001645C6" w:rsidP="001645C6">
      <w:pPr>
        <w:pStyle w:val="code"/>
      </w:pPr>
      <w:r>
        <w:t>SET</w:t>
      </w:r>
    </w:p>
    <w:p w14:paraId="2B3B233D" w14:textId="77777777" w:rsidR="001645C6" w:rsidRDefault="001645C6" w:rsidP="001645C6">
      <w:pPr>
        <w:pStyle w:val="code"/>
      </w:pPr>
    </w:p>
    <w:p w14:paraId="16C3995A" w14:textId="77777777" w:rsidR="001645C6" w:rsidRDefault="001645C6" w:rsidP="001645C6">
      <w:pPr>
        <w:pStyle w:val="code"/>
      </w:pPr>
      <w:r>
        <w:t>Time: 1ms total (execution 0ms / network 0ms)</w:t>
      </w:r>
    </w:p>
    <w:p w14:paraId="68DEE264" w14:textId="77777777" w:rsidR="001645C6" w:rsidRDefault="001645C6" w:rsidP="001645C6">
      <w:pPr>
        <w:pStyle w:val="code"/>
      </w:pPr>
    </w:p>
    <w:p w14:paraId="0617A48B" w14:textId="28435C39" w:rsidR="001645C6" w:rsidRDefault="001645C6" w:rsidP="001645C6">
      <w:pPr>
        <w:pStyle w:val="code"/>
      </w:pPr>
      <w:r>
        <w:t>---</w:t>
      </w:r>
      <w:r w:rsidR="00CA31B1">
        <w:t>-</w:t>
      </w:r>
    </w:p>
    <w:p w14:paraId="197BD404" w14:textId="3E8157D3" w:rsidR="001645C6" w:rsidRDefault="001645C6" w:rsidP="001645C6">
      <w:pPr>
        <w:pStyle w:val="code"/>
      </w:pPr>
    </w:p>
    <w:p w14:paraId="0313003D" w14:textId="29F82E85" w:rsidR="001645C6" w:rsidRDefault="001645C6" w:rsidP="001645C6">
      <w:r>
        <w:t>We list tables within a database with the +</w:t>
      </w:r>
      <w:r w:rsidR="0076003D">
        <w:t>show tables</w:t>
      </w:r>
      <w:r>
        <w:t>+ command:</w:t>
      </w:r>
    </w:p>
    <w:p w14:paraId="6957BC82" w14:textId="65E7C03C" w:rsidR="001645C6" w:rsidRDefault="001645C6" w:rsidP="001645C6">
      <w:pPr>
        <w:pStyle w:val="code"/>
      </w:pPr>
    </w:p>
    <w:p w14:paraId="3FCF46D3" w14:textId="77777777" w:rsidR="001645C6" w:rsidRDefault="001645C6" w:rsidP="001645C6">
      <w:pPr>
        <w:pStyle w:val="code"/>
      </w:pPr>
      <w:r>
        <w:t>[source, sql]</w:t>
      </w:r>
    </w:p>
    <w:p w14:paraId="0DDCD32A" w14:textId="77777777" w:rsidR="001645C6" w:rsidRDefault="001645C6" w:rsidP="001645C6">
      <w:pPr>
        <w:pStyle w:val="code"/>
      </w:pPr>
      <w:r>
        <w:t>----</w:t>
      </w:r>
    </w:p>
    <w:p w14:paraId="06C6A50D" w14:textId="77777777" w:rsidR="001645C6" w:rsidRDefault="001645C6" w:rsidP="001645C6">
      <w:pPr>
        <w:pStyle w:val="code"/>
      </w:pPr>
    </w:p>
    <w:p w14:paraId="54101587" w14:textId="77777777" w:rsidR="001645C6" w:rsidRDefault="001645C6" w:rsidP="001645C6">
      <w:pPr>
        <w:pStyle w:val="code"/>
      </w:pPr>
      <w:r>
        <w:t>root@:26257/startrek&gt; show tables;</w:t>
      </w:r>
    </w:p>
    <w:p w14:paraId="0816BC41" w14:textId="77777777" w:rsidR="001645C6" w:rsidRDefault="001645C6" w:rsidP="001645C6">
      <w:pPr>
        <w:pStyle w:val="code"/>
      </w:pPr>
      <w:r>
        <w:t xml:space="preserve">  schema_name | table_name | type  | owner | estimated_row_count</w:t>
      </w:r>
    </w:p>
    <w:p w14:paraId="6B40C5C7" w14:textId="77777777" w:rsidR="001645C6" w:rsidRDefault="001645C6" w:rsidP="001645C6">
      <w:pPr>
        <w:pStyle w:val="code"/>
      </w:pPr>
      <w:r>
        <w:t>--------------+------------+-------+-------+----------------------</w:t>
      </w:r>
    </w:p>
    <w:p w14:paraId="2EF05E07" w14:textId="77777777" w:rsidR="001645C6" w:rsidRDefault="001645C6" w:rsidP="001645C6">
      <w:pPr>
        <w:pStyle w:val="code"/>
      </w:pPr>
      <w:r>
        <w:t xml:space="preserve">  public      | episodes   | table | root  |                  79</w:t>
      </w:r>
    </w:p>
    <w:p w14:paraId="5653FA66" w14:textId="77777777" w:rsidR="001645C6" w:rsidRDefault="001645C6" w:rsidP="001645C6">
      <w:pPr>
        <w:pStyle w:val="code"/>
      </w:pPr>
      <w:r>
        <w:t xml:space="preserve">  public      | quotes     | table | root  |                 200</w:t>
      </w:r>
    </w:p>
    <w:p w14:paraId="6EB9FC4F" w14:textId="77777777" w:rsidR="001645C6" w:rsidRDefault="001645C6" w:rsidP="001645C6">
      <w:pPr>
        <w:pStyle w:val="code"/>
      </w:pPr>
      <w:r>
        <w:t>(2 rows)</w:t>
      </w:r>
    </w:p>
    <w:p w14:paraId="70115A0F" w14:textId="77777777" w:rsidR="001645C6" w:rsidRDefault="001645C6" w:rsidP="001645C6">
      <w:pPr>
        <w:pStyle w:val="code"/>
      </w:pPr>
    </w:p>
    <w:p w14:paraId="15B5259C" w14:textId="48BC6B95" w:rsidR="001645C6" w:rsidRDefault="001645C6" w:rsidP="001645C6">
      <w:pPr>
        <w:pStyle w:val="code"/>
      </w:pPr>
      <w:r>
        <w:t>Time: 16ms total (execution 16ms / network 0ms)</w:t>
      </w:r>
    </w:p>
    <w:p w14:paraId="7F781FD9" w14:textId="1CD8936E" w:rsidR="001645C6" w:rsidRDefault="001645C6" w:rsidP="001645C6">
      <w:pPr>
        <w:pStyle w:val="code"/>
      </w:pPr>
      <w:r>
        <w:t>----</w:t>
      </w:r>
    </w:p>
    <w:p w14:paraId="3B9CA220" w14:textId="03048430" w:rsidR="001645C6" w:rsidRDefault="001645C6" w:rsidP="001645C6">
      <w:pPr>
        <w:pStyle w:val="code"/>
      </w:pPr>
    </w:p>
    <w:p w14:paraId="5F4FE1C1" w14:textId="76F6FADE" w:rsidR="001645C6" w:rsidRDefault="001C4A15" w:rsidP="00333017">
      <w:r>
        <w:t xml:space="preserve">We can describe </w:t>
      </w:r>
      <w:r w:rsidR="0005484A">
        <w:t>a table using the +\d+ command:</w:t>
      </w:r>
    </w:p>
    <w:p w14:paraId="7C02FE7F" w14:textId="77777777" w:rsidR="0005484A" w:rsidRDefault="0005484A" w:rsidP="001645C6">
      <w:pPr>
        <w:pStyle w:val="code"/>
      </w:pPr>
    </w:p>
    <w:p w14:paraId="19EA450D" w14:textId="77777777" w:rsidR="0005484A" w:rsidRDefault="0005484A" w:rsidP="0005484A">
      <w:pPr>
        <w:pStyle w:val="code"/>
      </w:pPr>
      <w:r>
        <w:t>[source, sql]</w:t>
      </w:r>
    </w:p>
    <w:p w14:paraId="4B67C163" w14:textId="77777777" w:rsidR="0005484A" w:rsidRDefault="0005484A" w:rsidP="0005484A">
      <w:pPr>
        <w:pStyle w:val="code"/>
      </w:pPr>
      <w:r>
        <w:t>----</w:t>
      </w:r>
    </w:p>
    <w:p w14:paraId="43C761ED" w14:textId="5304A43A" w:rsidR="0005484A" w:rsidRDefault="0005484A" w:rsidP="001645C6">
      <w:pPr>
        <w:pStyle w:val="code"/>
      </w:pPr>
    </w:p>
    <w:p w14:paraId="33721AA2" w14:textId="77777777" w:rsidR="0005484A" w:rsidRDefault="0005484A" w:rsidP="0005484A">
      <w:pPr>
        <w:pStyle w:val="code"/>
      </w:pPr>
      <w:r>
        <w:t>root@:26257/startrek&gt; \d quotes;</w:t>
      </w:r>
    </w:p>
    <w:p w14:paraId="3B748C06" w14:textId="77777777" w:rsidR="0005484A" w:rsidRDefault="0005484A" w:rsidP="0005484A">
      <w:pPr>
        <w:pStyle w:val="code"/>
      </w:pPr>
      <w:r>
        <w:t xml:space="preserve">  column_name | data_type | is_nullable | column_default | generation_expression |           indices            | is_hidden</w:t>
      </w:r>
    </w:p>
    <w:p w14:paraId="012C8D7D" w14:textId="77777777" w:rsidR="0005484A" w:rsidRDefault="0005484A" w:rsidP="0005484A">
      <w:pPr>
        <w:pStyle w:val="code"/>
      </w:pPr>
      <w:r>
        <w:t>--------------+-----------+-------------+----------------+-----------------------+------------------------------+------------</w:t>
      </w:r>
    </w:p>
    <w:p w14:paraId="253C9694" w14:textId="77777777" w:rsidR="0005484A" w:rsidRDefault="0005484A" w:rsidP="0005484A">
      <w:pPr>
        <w:pStyle w:val="code"/>
      </w:pPr>
      <w:r>
        <w:t xml:space="preserve">  quote       | STRING    |    true     | NULL           |                       | {}                           |   false</w:t>
      </w:r>
    </w:p>
    <w:p w14:paraId="20697F04" w14:textId="77777777" w:rsidR="0005484A" w:rsidRDefault="0005484A" w:rsidP="0005484A">
      <w:pPr>
        <w:pStyle w:val="code"/>
      </w:pPr>
      <w:r>
        <w:t xml:space="preserve">  characters  | STRING    |    true     | NULL           |                       | {}                           |   false</w:t>
      </w:r>
    </w:p>
    <w:p w14:paraId="0A3A73DE" w14:textId="77777777" w:rsidR="0005484A" w:rsidRDefault="0005484A" w:rsidP="0005484A">
      <w:pPr>
        <w:pStyle w:val="code"/>
      </w:pPr>
      <w:r>
        <w:t xml:space="preserve">  stardate    | DECIMAL   |    true     | NULL           |                       | {}                           |   false</w:t>
      </w:r>
    </w:p>
    <w:p w14:paraId="7F7BB857" w14:textId="77777777" w:rsidR="0005484A" w:rsidRDefault="0005484A" w:rsidP="0005484A">
      <w:pPr>
        <w:pStyle w:val="code"/>
      </w:pPr>
      <w:r>
        <w:t xml:space="preserve">  episode     | INT8      |    true     | NULL           |                       | {quotes_episode_idx}         |   false</w:t>
      </w:r>
    </w:p>
    <w:p w14:paraId="485BDC00" w14:textId="77777777" w:rsidR="0005484A" w:rsidRDefault="0005484A" w:rsidP="0005484A">
      <w:pPr>
        <w:pStyle w:val="code"/>
      </w:pPr>
      <w:r>
        <w:t xml:space="preserve">  rowid       | INT8      |    false    | unique_rowid() |                       | {primary,quotes_episode_idx} |   true</w:t>
      </w:r>
    </w:p>
    <w:p w14:paraId="0713CDEF" w14:textId="77777777" w:rsidR="0005484A" w:rsidRDefault="0005484A" w:rsidP="0005484A">
      <w:pPr>
        <w:pStyle w:val="code"/>
      </w:pPr>
      <w:r>
        <w:t>(5 rows)</w:t>
      </w:r>
    </w:p>
    <w:p w14:paraId="1DD00CD0" w14:textId="77777777" w:rsidR="0005484A" w:rsidRDefault="0005484A" w:rsidP="0005484A">
      <w:pPr>
        <w:pStyle w:val="code"/>
      </w:pPr>
    </w:p>
    <w:p w14:paraId="741D2AD2" w14:textId="6672DF9C" w:rsidR="0005484A" w:rsidRDefault="0005484A" w:rsidP="0005484A">
      <w:pPr>
        <w:pStyle w:val="code"/>
      </w:pPr>
      <w:r>
        <w:t>Time: 13ms total (execution 12ms / network 1ms)</w:t>
      </w:r>
    </w:p>
    <w:p w14:paraId="5FF94C0C" w14:textId="0255511B" w:rsidR="0005484A" w:rsidRDefault="0005484A" w:rsidP="0005484A">
      <w:pPr>
        <w:pStyle w:val="code"/>
      </w:pPr>
      <w:r>
        <w:t>----</w:t>
      </w:r>
    </w:p>
    <w:p w14:paraId="6343F179" w14:textId="77777777" w:rsidR="00E33CD3" w:rsidRPr="00E50DAC" w:rsidRDefault="00E33CD3" w:rsidP="00E33CD3">
      <w:pPr>
        <w:rPr>
          <w:lang w:eastAsia="en-US"/>
        </w:rPr>
      </w:pPr>
    </w:p>
    <w:p w14:paraId="64EDEFF1" w14:textId="3AF81BC2" w:rsidR="008F268E" w:rsidRDefault="008F268E" w:rsidP="008F268E">
      <w:pPr>
        <w:pStyle w:val="Heading3"/>
      </w:pPr>
      <w:r>
        <w:t>Issuing SQL</w:t>
      </w:r>
    </w:p>
    <w:p w14:paraId="5B4DAA28" w14:textId="02FE72C8" w:rsidR="005F48EF" w:rsidRDefault="005F48EF" w:rsidP="005F48EF">
      <w:pPr>
        <w:rPr>
          <w:lang w:eastAsia="en-US"/>
        </w:rPr>
      </w:pPr>
      <w:r>
        <w:rPr>
          <w:lang w:eastAsia="en-US"/>
        </w:rPr>
        <w:t xml:space="preserve">From the CockroachDB client, we can issue any SQL commands for which we are authorized. </w:t>
      </w:r>
    </w:p>
    <w:p w14:paraId="768604D2" w14:textId="0E73E5E7" w:rsidR="005F48EF" w:rsidRDefault="005F48EF" w:rsidP="005F48EF">
      <w:pPr>
        <w:rPr>
          <w:lang w:eastAsia="en-US"/>
        </w:rPr>
      </w:pPr>
    </w:p>
    <w:p w14:paraId="0F4791D5" w14:textId="2C20C7C2" w:rsidR="005F48EF" w:rsidRDefault="005F48EF" w:rsidP="005F48EF">
      <w:pPr>
        <w:rPr>
          <w:lang w:eastAsia="en-US"/>
        </w:rPr>
      </w:pPr>
      <w:r>
        <w:rPr>
          <w:lang w:eastAsia="en-US"/>
        </w:rPr>
        <w:t xml:space="preserve">Here we </w:t>
      </w:r>
      <w:del w:id="104" w:author="Guy Harrison" w:date="2021-05-08T16:42:00Z">
        <w:r>
          <w:rPr>
            <w:lang w:eastAsia="en-US"/>
          </w:rPr>
          <w:delText xml:space="preserve">create a </w:delText>
        </w:r>
        <w:r w:rsidR="0051501D">
          <w:rPr>
            <w:lang w:eastAsia="en-US"/>
          </w:rPr>
          <w:delText>table within</w:delText>
        </w:r>
      </w:del>
      <w:ins w:id="105" w:author="Guy Harrison" w:date="2021-05-08T16:42:00Z">
        <w:r w:rsidR="00C02BFD">
          <w:rPr>
            <w:lang w:eastAsia="en-US"/>
          </w:rPr>
          <w:t>connect to</w:t>
        </w:r>
      </w:ins>
      <w:r w:rsidR="00C02BFD">
        <w:rPr>
          <w:lang w:eastAsia="en-US"/>
        </w:rPr>
        <w:t xml:space="preserve"> the </w:t>
      </w:r>
      <w:del w:id="106" w:author="Guy Harrison" w:date="2021-05-08T16:42:00Z">
        <w:r w:rsidR="0051501D">
          <w:rPr>
            <w:lang w:eastAsia="en-US"/>
          </w:rPr>
          <w:delText>startrek</w:delText>
        </w:r>
      </w:del>
      <w:ins w:id="107" w:author="Guy Harrison" w:date="2021-05-08T16:42:00Z">
        <w:r w:rsidR="00C02BFD">
          <w:rPr>
            <w:lang w:eastAsia="en-US"/>
          </w:rPr>
          <w:t>Startrek sample</w:t>
        </w:r>
      </w:ins>
      <w:r w:rsidR="00C02BFD">
        <w:rPr>
          <w:lang w:eastAsia="en-US"/>
        </w:rPr>
        <w:t xml:space="preserve"> database</w:t>
      </w:r>
      <w:del w:id="108" w:author="Guy Harrison" w:date="2021-05-08T16:42:00Z">
        <w:r w:rsidR="0051501D">
          <w:rPr>
            <w:lang w:eastAsia="en-US"/>
          </w:rPr>
          <w:delText>, load it with some derived data</w:delText>
        </w:r>
      </w:del>
      <w:r w:rsidR="00C02BFD">
        <w:rPr>
          <w:lang w:eastAsia="en-US"/>
        </w:rPr>
        <w:t xml:space="preserve"> and issue a query</w:t>
      </w:r>
      <w:ins w:id="109" w:author="Guy Harrison" w:date="2021-05-08T16:42:00Z">
        <w:r w:rsidR="00C02BFD">
          <w:rPr>
            <w:lang w:eastAsia="en-US"/>
          </w:rPr>
          <w:t xml:space="preserve"> to find the episodes with the most quotes</w:t>
        </w:r>
      </w:ins>
      <w:r w:rsidR="00356EB0">
        <w:rPr>
          <w:lang w:eastAsia="en-US"/>
        </w:rPr>
        <w:t>:</w:t>
      </w:r>
    </w:p>
    <w:p w14:paraId="1519E77B" w14:textId="1DD211E2" w:rsidR="007605B8" w:rsidRDefault="007605B8" w:rsidP="005F48EF">
      <w:pPr>
        <w:rPr>
          <w:lang w:eastAsia="en-US"/>
        </w:rPr>
      </w:pPr>
    </w:p>
    <w:p w14:paraId="394A611B" w14:textId="7712154F" w:rsidR="00F76BD9" w:rsidRDefault="00F76BD9" w:rsidP="00F76BD9">
      <w:pPr>
        <w:pStyle w:val="code"/>
      </w:pPr>
      <w:r>
        <w:t>[source, sql]</w:t>
      </w:r>
    </w:p>
    <w:p w14:paraId="0BC86B51" w14:textId="295B1D80" w:rsidR="00F76BD9" w:rsidRDefault="00F76BD9" w:rsidP="00F76BD9">
      <w:pPr>
        <w:pStyle w:val="code"/>
      </w:pPr>
      <w:r>
        <w:t>----</w:t>
      </w:r>
    </w:p>
    <w:p w14:paraId="7765715A" w14:textId="04170F32" w:rsidR="00A72571" w:rsidRDefault="00A72571" w:rsidP="00A72571">
      <w:pPr>
        <w:pStyle w:val="code"/>
        <w:rPr>
          <w:ins w:id="110" w:author="Guy Harrison" w:date="2021-05-08T16:42:00Z"/>
        </w:rPr>
      </w:pPr>
      <w:r>
        <w:t>root</w:t>
      </w:r>
      <w:del w:id="111" w:author="Guy Harrison" w:date="2021-05-08T16:42:00Z">
        <w:r w:rsidR="00F76BD9">
          <w:delText>@:</w:delText>
        </w:r>
      </w:del>
      <w:ins w:id="112" w:author="Guy Harrison" w:date="2021-05-08T16:42:00Z">
        <w:r>
          <w:t>@localhost:</w:t>
        </w:r>
      </w:ins>
      <w:r>
        <w:t>26257/</w:t>
      </w:r>
      <w:ins w:id="113" w:author="Guy Harrison" w:date="2021-05-08T16:42:00Z">
        <w:r>
          <w:t xml:space="preserve">defaultdb&gt; USE </w:t>
        </w:r>
      </w:ins>
      <w:r>
        <w:t>startrek</w:t>
      </w:r>
      <w:del w:id="114" w:author="Guy Harrison" w:date="2021-05-08T16:42:00Z">
        <w:r w:rsidR="00F76BD9">
          <w:delText>&gt; create table episode_</w:delText>
        </w:r>
      </w:del>
      <w:ins w:id="115" w:author="Guy Harrison" w:date="2021-05-08T16:42:00Z">
        <w:r>
          <w:t>;</w:t>
        </w:r>
      </w:ins>
    </w:p>
    <w:p w14:paraId="09BA7F09" w14:textId="77777777" w:rsidR="00A72571" w:rsidRDefault="00A72571" w:rsidP="00A72571">
      <w:pPr>
        <w:pStyle w:val="code"/>
        <w:rPr>
          <w:ins w:id="116" w:author="Guy Harrison" w:date="2021-05-08T16:42:00Z"/>
        </w:rPr>
      </w:pPr>
    </w:p>
    <w:p w14:paraId="52A84121" w14:textId="77777777" w:rsidR="00A72571" w:rsidRDefault="00A72571" w:rsidP="00A72571">
      <w:pPr>
        <w:pStyle w:val="code"/>
        <w:rPr>
          <w:ins w:id="117" w:author="Guy Harrison" w:date="2021-05-08T16:42:00Z"/>
        </w:rPr>
      </w:pPr>
      <w:ins w:id="118" w:author="Guy Harrison" w:date="2021-05-08T16:42:00Z">
        <w:r>
          <w:t>SELECT id,</w:t>
        </w:r>
      </w:ins>
    </w:p>
    <w:p w14:paraId="1BD7660F" w14:textId="77777777" w:rsidR="00A72571" w:rsidRDefault="00A72571" w:rsidP="00A72571">
      <w:pPr>
        <w:pStyle w:val="code"/>
        <w:rPr>
          <w:ins w:id="119" w:author="Guy Harrison" w:date="2021-05-08T16:42:00Z"/>
        </w:rPr>
      </w:pPr>
      <w:ins w:id="120" w:author="Guy Harrison" w:date="2021-05-08T16:42:00Z">
        <w:r>
          <w:t xml:space="preserve">    title,</w:t>
        </w:r>
      </w:ins>
    </w:p>
    <w:p w14:paraId="31730379" w14:textId="03AEADB6" w:rsidR="00A72571" w:rsidRDefault="00A72571" w:rsidP="00A72571">
      <w:pPr>
        <w:pStyle w:val="code"/>
      </w:pPr>
      <w:ins w:id="121" w:author="Guy Harrison" w:date="2021-05-08T16:42:00Z">
        <w:r>
          <w:t xml:space="preserve">    count(*) AS </w:t>
        </w:r>
      </w:ins>
      <w:r>
        <w:t>quote_count</w:t>
      </w:r>
      <w:del w:id="122" w:author="Guy Harrison" w:date="2021-05-08T16:42:00Z">
        <w:r w:rsidR="00F76BD9">
          <w:delText xml:space="preserve"> (id integer primary key,</w:delText>
        </w:r>
      </w:del>
    </w:p>
    <w:p w14:paraId="5F4AD519" w14:textId="77777777" w:rsidR="00F76BD9" w:rsidRDefault="00F76BD9" w:rsidP="00F76BD9">
      <w:pPr>
        <w:pStyle w:val="code"/>
        <w:rPr>
          <w:del w:id="123" w:author="Guy Harrison" w:date="2021-05-08T16:42:00Z"/>
        </w:rPr>
      </w:pPr>
      <w:del w:id="124" w:author="Guy Harrison" w:date="2021-05-08T16:42:00Z">
        <w:r>
          <w:delText>title text,</w:delText>
        </w:r>
      </w:del>
    </w:p>
    <w:p w14:paraId="54DE0091" w14:textId="77777777" w:rsidR="00F76BD9" w:rsidRDefault="00F76BD9" w:rsidP="00F76BD9">
      <w:pPr>
        <w:pStyle w:val="code"/>
        <w:rPr>
          <w:del w:id="125" w:author="Guy Harrison" w:date="2021-05-08T16:42:00Z"/>
        </w:rPr>
      </w:pPr>
      <w:del w:id="126" w:author="Guy Harrison" w:date="2021-05-08T16:42:00Z">
        <w:r>
          <w:delText>quote_count integer);</w:delText>
        </w:r>
      </w:del>
    </w:p>
    <w:p w14:paraId="63C892F0" w14:textId="77777777" w:rsidR="00F76BD9" w:rsidRDefault="00F76BD9" w:rsidP="00F76BD9">
      <w:pPr>
        <w:pStyle w:val="code"/>
        <w:rPr>
          <w:del w:id="127" w:author="Guy Harrison" w:date="2021-05-08T16:42:00Z"/>
        </w:rPr>
      </w:pPr>
      <w:del w:id="128" w:author="Guy Harrison" w:date="2021-05-08T16:42:00Z">
        <w:r>
          <w:delText>CREATE TABLE</w:delText>
        </w:r>
      </w:del>
    </w:p>
    <w:p w14:paraId="20BA0058" w14:textId="77777777" w:rsidR="00A72571" w:rsidRDefault="00A72571" w:rsidP="00A72571">
      <w:pPr>
        <w:pStyle w:val="code"/>
        <w:rPr>
          <w:moveFrom w:id="129" w:author="Guy Harrison" w:date="2021-05-08T16:42:00Z"/>
        </w:rPr>
      </w:pPr>
      <w:ins w:id="130" w:author="Guy Harrison" w:date="2021-05-08T16:42:00Z">
        <w:r>
          <w:t>FROM</w:t>
        </w:r>
      </w:ins>
      <w:moveFromRangeStart w:id="131" w:author="Guy Harrison" w:date="2021-05-08T16:42:00Z" w:name="move71384543"/>
    </w:p>
    <w:p w14:paraId="50A8ADEB" w14:textId="77777777" w:rsidR="00F76BD9" w:rsidRDefault="00A72571" w:rsidP="00F76BD9">
      <w:pPr>
        <w:pStyle w:val="code"/>
        <w:rPr>
          <w:del w:id="132" w:author="Guy Harrison" w:date="2021-05-08T16:42:00Z"/>
        </w:rPr>
      </w:pPr>
      <w:moveFrom w:id="133" w:author="Guy Harrison" w:date="2021-05-08T16:42:00Z">
        <w:r>
          <w:t xml:space="preserve">Time: </w:t>
        </w:r>
      </w:moveFrom>
      <w:moveFromRangeEnd w:id="131"/>
      <w:del w:id="134" w:author="Guy Harrison" w:date="2021-05-08T16:42:00Z">
        <w:r w:rsidR="00F76BD9">
          <w:delText>23ms total (execution 23ms / network 0ms)</w:delText>
        </w:r>
      </w:del>
    </w:p>
    <w:p w14:paraId="7224FFB6" w14:textId="77777777" w:rsidR="00F76BD9" w:rsidRDefault="00F76BD9" w:rsidP="00F76BD9">
      <w:pPr>
        <w:pStyle w:val="code"/>
        <w:rPr>
          <w:del w:id="135" w:author="Guy Harrison" w:date="2021-05-08T16:42:00Z"/>
        </w:rPr>
      </w:pPr>
    </w:p>
    <w:p w14:paraId="1072E62D" w14:textId="77777777" w:rsidR="00F76BD9" w:rsidRDefault="00F76BD9" w:rsidP="00F76BD9">
      <w:pPr>
        <w:pStyle w:val="code"/>
        <w:rPr>
          <w:del w:id="136" w:author="Guy Harrison" w:date="2021-05-08T16:42:00Z"/>
        </w:rPr>
      </w:pPr>
      <w:del w:id="137" w:author="Guy Harrison" w:date="2021-05-08T16:42:00Z">
        <w:r>
          <w:delText xml:space="preserve">root@:26257/startrek&gt; </w:delText>
        </w:r>
        <w:commentRangeStart w:id="138"/>
        <w:r>
          <w:delText>insert</w:delText>
        </w:r>
      </w:del>
    </w:p>
    <w:p w14:paraId="22F505F8" w14:textId="77777777" w:rsidR="00F76BD9" w:rsidRDefault="00F76BD9" w:rsidP="00F76BD9">
      <w:pPr>
        <w:pStyle w:val="code"/>
        <w:rPr>
          <w:del w:id="139" w:author="Guy Harrison" w:date="2021-05-08T16:42:00Z"/>
        </w:rPr>
      </w:pPr>
      <w:del w:id="140" w:author="Guy Harrison" w:date="2021-05-08T16:42:00Z">
        <w:r>
          <w:delText xml:space="preserve">        into</w:delText>
        </w:r>
      </w:del>
    </w:p>
    <w:p w14:paraId="2CF2C8B9" w14:textId="77777777" w:rsidR="00F76BD9" w:rsidRDefault="00F76BD9" w:rsidP="00F76BD9">
      <w:pPr>
        <w:pStyle w:val="code"/>
        <w:rPr>
          <w:del w:id="141" w:author="Guy Harrison" w:date="2021-05-08T16:42:00Z"/>
        </w:rPr>
      </w:pPr>
      <w:del w:id="142" w:author="Guy Harrison" w:date="2021-05-08T16:42:00Z">
        <w:r>
          <w:delText xml:space="preserve">        episode_quote_count</w:delText>
        </w:r>
      </w:del>
    </w:p>
    <w:p w14:paraId="790B1B93" w14:textId="77777777" w:rsidR="00F76BD9" w:rsidRDefault="00F76BD9" w:rsidP="00F76BD9">
      <w:pPr>
        <w:pStyle w:val="code"/>
        <w:rPr>
          <w:del w:id="143" w:author="Guy Harrison" w:date="2021-05-08T16:42:00Z"/>
        </w:rPr>
      </w:pPr>
      <w:del w:id="144" w:author="Guy Harrison" w:date="2021-05-08T16:42:00Z">
        <w:r>
          <w:delText>select</w:delText>
        </w:r>
        <w:commentRangeEnd w:id="138"/>
        <w:r>
          <w:rPr>
            <w:rStyle w:val="CommentReference"/>
          </w:rPr>
          <w:commentReference w:id="138"/>
        </w:r>
      </w:del>
    </w:p>
    <w:p w14:paraId="3A2DC359" w14:textId="77777777" w:rsidR="00F76BD9" w:rsidRDefault="00F76BD9" w:rsidP="00F76BD9">
      <w:pPr>
        <w:pStyle w:val="code"/>
        <w:rPr>
          <w:del w:id="145" w:author="Guy Harrison" w:date="2021-05-08T16:42:00Z"/>
        </w:rPr>
      </w:pPr>
      <w:del w:id="146" w:author="Guy Harrison" w:date="2021-05-08T16:42:00Z">
        <w:r>
          <w:delText xml:space="preserve">        id,</w:delText>
        </w:r>
      </w:del>
    </w:p>
    <w:p w14:paraId="19194AD1" w14:textId="77777777" w:rsidR="00F76BD9" w:rsidRDefault="00F76BD9" w:rsidP="00F76BD9">
      <w:pPr>
        <w:pStyle w:val="code"/>
        <w:rPr>
          <w:del w:id="147" w:author="Guy Harrison" w:date="2021-05-08T16:42:00Z"/>
        </w:rPr>
      </w:pPr>
      <w:del w:id="148" w:author="Guy Harrison" w:date="2021-05-08T16:42:00Z">
        <w:r>
          <w:delText xml:space="preserve">    </w:delText>
        </w:r>
      </w:del>
      <w:moveFromRangeStart w:id="149" w:author="Guy Harrison" w:date="2021-05-08T16:42:00Z" w:name="move71384544"/>
      <w:moveFrom w:id="150" w:author="Guy Harrison" w:date="2021-05-08T16:42:00Z">
        <w:r w:rsidR="00A72571">
          <w:t xml:space="preserve">    title</w:t>
        </w:r>
      </w:moveFrom>
      <w:moveFromRangeEnd w:id="149"/>
      <w:del w:id="151" w:author="Guy Harrison" w:date="2021-05-08T16:42:00Z">
        <w:r>
          <w:delText>,</w:delText>
        </w:r>
      </w:del>
    </w:p>
    <w:p w14:paraId="7A57FA48" w14:textId="77777777" w:rsidR="00F76BD9" w:rsidRDefault="00F76BD9" w:rsidP="00F76BD9">
      <w:pPr>
        <w:pStyle w:val="code"/>
        <w:rPr>
          <w:del w:id="152" w:author="Guy Harrison" w:date="2021-05-08T16:42:00Z"/>
        </w:rPr>
      </w:pPr>
      <w:del w:id="153" w:author="Guy Harrison" w:date="2021-05-08T16:42:00Z">
        <w:r>
          <w:delText xml:space="preserve">        count(*) as quote_count</w:delText>
        </w:r>
      </w:del>
    </w:p>
    <w:p w14:paraId="1C298B81" w14:textId="77777777" w:rsidR="00F76BD9" w:rsidRDefault="00F76BD9" w:rsidP="00F76BD9">
      <w:pPr>
        <w:pStyle w:val="code"/>
        <w:rPr>
          <w:del w:id="154" w:author="Guy Harrison" w:date="2021-05-08T16:42:00Z"/>
        </w:rPr>
      </w:pPr>
      <w:del w:id="155" w:author="Guy Harrison" w:date="2021-05-08T16:42:00Z">
        <w:r>
          <w:delText>from</w:delText>
        </w:r>
      </w:del>
    </w:p>
    <w:p w14:paraId="24591160" w14:textId="33B6EB74" w:rsidR="00A72571" w:rsidRDefault="00F76BD9" w:rsidP="00A72571">
      <w:pPr>
        <w:pStyle w:val="code"/>
      </w:pPr>
      <w:del w:id="156" w:author="Guy Harrison" w:date="2021-05-08T16:42:00Z">
        <w:r>
          <w:delText xml:space="preserve">       </w:delText>
        </w:r>
      </w:del>
      <w:r w:rsidR="00A72571">
        <w:t xml:space="preserve"> episodes </w:t>
      </w:r>
      <w:del w:id="157" w:author="Guy Harrison" w:date="2021-05-08T16:42:00Z">
        <w:r>
          <w:delText>as</w:delText>
        </w:r>
      </w:del>
      <w:ins w:id="158" w:author="Guy Harrison" w:date="2021-05-08T16:42:00Z">
        <w:r w:rsidR="00A72571">
          <w:t>AS</w:t>
        </w:r>
      </w:ins>
      <w:r w:rsidR="00A72571">
        <w:t xml:space="preserve"> e</w:t>
      </w:r>
    </w:p>
    <w:p w14:paraId="0E57631E" w14:textId="77777777" w:rsidR="00F76BD9" w:rsidRDefault="00F76BD9" w:rsidP="00F76BD9">
      <w:pPr>
        <w:pStyle w:val="code"/>
        <w:rPr>
          <w:del w:id="159" w:author="Guy Harrison" w:date="2021-05-08T16:42:00Z"/>
        </w:rPr>
      </w:pPr>
      <w:del w:id="160" w:author="Guy Harrison" w:date="2021-05-08T16:42:00Z">
        <w:r>
          <w:delText>left outer join</w:delText>
        </w:r>
      </w:del>
      <w:ins w:id="161" w:author="Guy Harrison" w:date="2021-05-08T16:42:00Z">
        <w:r w:rsidR="00A72571">
          <w:t xml:space="preserve">    LEFT OUTER JOIN</w:t>
        </w:r>
      </w:ins>
      <w:r w:rsidR="00A72571">
        <w:t xml:space="preserve"> quotes </w:t>
      </w:r>
      <w:del w:id="162" w:author="Guy Harrison" w:date="2021-05-08T16:42:00Z">
        <w:r>
          <w:delText>as</w:delText>
        </w:r>
      </w:del>
      <w:ins w:id="163" w:author="Guy Harrison" w:date="2021-05-08T16:42:00Z">
        <w:r w:rsidR="00A72571">
          <w:t>AS</w:t>
        </w:r>
      </w:ins>
      <w:r w:rsidR="00A72571">
        <w:t xml:space="preserve"> q </w:t>
      </w:r>
      <w:del w:id="164" w:author="Guy Harrison" w:date="2021-05-08T16:42:00Z">
        <w:r>
          <w:delText>on</w:delText>
        </w:r>
      </w:del>
    </w:p>
    <w:p w14:paraId="07FC503E" w14:textId="49822E8B" w:rsidR="00A72571" w:rsidRDefault="00F76BD9" w:rsidP="00A72571">
      <w:pPr>
        <w:pStyle w:val="code"/>
      </w:pPr>
      <w:del w:id="165" w:author="Guy Harrison" w:date="2021-05-08T16:42:00Z">
        <w:r>
          <w:delText xml:space="preserve">       </w:delText>
        </w:r>
      </w:del>
      <w:ins w:id="166" w:author="Guy Harrison" w:date="2021-05-08T16:42:00Z">
        <w:r w:rsidR="00A72571">
          <w:t>ON</w:t>
        </w:r>
      </w:ins>
      <w:r w:rsidR="00A72571">
        <w:t xml:space="preserve"> (e.id = q.episode)</w:t>
      </w:r>
    </w:p>
    <w:p w14:paraId="224070A0" w14:textId="77777777" w:rsidR="00F76BD9" w:rsidRDefault="00F76BD9" w:rsidP="00F76BD9">
      <w:pPr>
        <w:pStyle w:val="code"/>
        <w:rPr>
          <w:del w:id="167" w:author="Guy Harrison" w:date="2021-05-08T16:42:00Z"/>
        </w:rPr>
      </w:pPr>
      <w:del w:id="168" w:author="Guy Harrison" w:date="2021-05-08T16:42:00Z">
        <w:r>
          <w:delText>group by</w:delText>
        </w:r>
      </w:del>
    </w:p>
    <w:p w14:paraId="759F0F1F" w14:textId="1D2D73B5" w:rsidR="00A72571" w:rsidRDefault="00F76BD9" w:rsidP="00A72571">
      <w:pPr>
        <w:pStyle w:val="code"/>
        <w:rPr>
          <w:ins w:id="169" w:author="Guy Harrison" w:date="2021-05-08T16:42:00Z"/>
        </w:rPr>
      </w:pPr>
      <w:del w:id="170" w:author="Guy Harrison" w:date="2021-05-08T16:42:00Z">
        <w:r>
          <w:delText xml:space="preserve">      </w:delText>
        </w:r>
      </w:del>
      <w:ins w:id="171" w:author="Guy Harrison" w:date="2021-05-08T16:42:00Z">
        <w:r w:rsidR="00A72571">
          <w:t>GROUP BY id,</w:t>
        </w:r>
      </w:ins>
    </w:p>
    <w:p w14:paraId="721405BB" w14:textId="77777777" w:rsidR="00A72571" w:rsidRDefault="00A72571" w:rsidP="00A72571">
      <w:pPr>
        <w:pStyle w:val="code"/>
        <w:rPr>
          <w:ins w:id="172" w:author="Guy Harrison" w:date="2021-05-08T16:42:00Z"/>
        </w:rPr>
      </w:pPr>
      <w:moveToRangeStart w:id="173" w:author="Guy Harrison" w:date="2021-05-08T16:42:00Z" w:name="move71384544"/>
      <w:moveTo w:id="174" w:author="Guy Harrison" w:date="2021-05-08T16:42:00Z">
        <w:r>
          <w:t xml:space="preserve">    title</w:t>
        </w:r>
      </w:moveTo>
      <w:moveToRangeEnd w:id="173"/>
    </w:p>
    <w:p w14:paraId="052CBF50" w14:textId="77777777" w:rsidR="00A72571" w:rsidRDefault="00A72571" w:rsidP="00A72571">
      <w:pPr>
        <w:pStyle w:val="code"/>
        <w:rPr>
          <w:ins w:id="175" w:author="Guy Harrison" w:date="2021-05-08T16:42:00Z"/>
        </w:rPr>
      </w:pPr>
      <w:ins w:id="176" w:author="Guy Harrison" w:date="2021-05-08T16:42:00Z">
        <w:r>
          <w:t>ORDER BY 3 DESC</w:t>
        </w:r>
      </w:ins>
    </w:p>
    <w:p w14:paraId="20B41497" w14:textId="77777777" w:rsidR="00A72571" w:rsidRDefault="00A72571" w:rsidP="00A72571">
      <w:pPr>
        <w:pStyle w:val="code"/>
        <w:rPr>
          <w:ins w:id="177" w:author="Guy Harrison" w:date="2021-05-08T16:42:00Z"/>
        </w:rPr>
      </w:pPr>
      <w:ins w:id="178" w:author="Guy Harrison" w:date="2021-05-08T16:42:00Z">
        <w:r>
          <w:t xml:space="preserve">LIMIT 10; </w:t>
        </w:r>
      </w:ins>
    </w:p>
    <w:p w14:paraId="3786A4FF" w14:textId="77777777" w:rsidR="00A72571" w:rsidRDefault="00A72571" w:rsidP="00A72571">
      <w:pPr>
        <w:pStyle w:val="code"/>
        <w:rPr>
          <w:ins w:id="179" w:author="Guy Harrison" w:date="2021-05-08T16:42:00Z"/>
        </w:rPr>
      </w:pPr>
      <w:ins w:id="180" w:author="Guy Harrison" w:date="2021-05-08T16:42:00Z">
        <w:r>
          <w:t>SET</w:t>
        </w:r>
      </w:ins>
    </w:p>
    <w:p w14:paraId="437490B2" w14:textId="77777777" w:rsidR="00A72571" w:rsidRDefault="00A72571" w:rsidP="00A72571">
      <w:pPr>
        <w:pStyle w:val="code"/>
        <w:rPr>
          <w:moveTo w:id="181" w:author="Guy Harrison" w:date="2021-05-08T16:42:00Z"/>
        </w:rPr>
      </w:pPr>
      <w:moveToRangeStart w:id="182" w:author="Guy Harrison" w:date="2021-05-08T16:42:00Z" w:name="move71384543"/>
    </w:p>
    <w:p w14:paraId="69DFD022" w14:textId="77777777" w:rsidR="00A72571" w:rsidRDefault="00A72571" w:rsidP="00A72571">
      <w:pPr>
        <w:pStyle w:val="code"/>
        <w:rPr>
          <w:ins w:id="183" w:author="Guy Harrison" w:date="2021-05-08T16:42:00Z"/>
        </w:rPr>
      </w:pPr>
      <w:moveTo w:id="184" w:author="Guy Harrison" w:date="2021-05-08T16:42:00Z">
        <w:r>
          <w:t xml:space="preserve">Time: </w:t>
        </w:r>
      </w:moveTo>
      <w:moveToRangeEnd w:id="182"/>
      <w:ins w:id="185" w:author="Guy Harrison" w:date="2021-05-08T16:42:00Z">
        <w:r>
          <w:t>1ms total (execution 0ms / network 1ms)</w:t>
        </w:r>
      </w:ins>
    </w:p>
    <w:p w14:paraId="4A408F87" w14:textId="77777777" w:rsidR="00A72571" w:rsidRDefault="00A72571" w:rsidP="00A72571">
      <w:pPr>
        <w:pStyle w:val="code"/>
        <w:rPr>
          <w:ins w:id="186" w:author="Guy Harrison" w:date="2021-05-08T16:42:00Z"/>
        </w:rPr>
      </w:pPr>
    </w:p>
    <w:p w14:paraId="73BCA877" w14:textId="77777777" w:rsidR="00F76BD9" w:rsidRDefault="00A72571" w:rsidP="00F76BD9">
      <w:pPr>
        <w:pStyle w:val="code"/>
        <w:rPr>
          <w:del w:id="187" w:author="Guy Harrison" w:date="2021-05-08T16:42:00Z"/>
        </w:rPr>
      </w:pPr>
      <w:r>
        <w:t xml:space="preserve">  id</w:t>
      </w:r>
      <w:del w:id="188" w:author="Guy Harrison" w:date="2021-05-08T16:42:00Z">
        <w:r w:rsidR="00F76BD9">
          <w:delText>,</w:delText>
        </w:r>
      </w:del>
    </w:p>
    <w:p w14:paraId="29CF0C74" w14:textId="040ECB6E" w:rsidR="00A72571" w:rsidRDefault="00A72571" w:rsidP="00A72571">
      <w:pPr>
        <w:pStyle w:val="code"/>
      </w:pPr>
      <w:ins w:id="189" w:author="Guy Harrison" w:date="2021-05-08T16:42:00Z">
        <w:r>
          <w:t xml:space="preserve"> |      </w:t>
        </w:r>
      </w:ins>
      <w:r>
        <w:t xml:space="preserve">        title</w:t>
      </w:r>
      <w:del w:id="190" w:author="Guy Harrison" w:date="2021-05-08T16:42:00Z">
        <w:r w:rsidR="00F76BD9">
          <w:delText>;</w:delText>
        </w:r>
      </w:del>
      <w:ins w:id="191" w:author="Guy Harrison" w:date="2021-05-08T16:42:00Z">
        <w:r>
          <w:t xml:space="preserve">              | quote_count</w:t>
        </w:r>
      </w:ins>
    </w:p>
    <w:p w14:paraId="469EDD47" w14:textId="77777777" w:rsidR="00F76BD9" w:rsidRDefault="00F76BD9" w:rsidP="00F76BD9">
      <w:pPr>
        <w:pStyle w:val="code"/>
        <w:rPr>
          <w:del w:id="192" w:author="Guy Harrison" w:date="2021-05-08T16:42:00Z"/>
        </w:rPr>
      </w:pPr>
      <w:del w:id="193" w:author="Guy Harrison" w:date="2021-05-08T16:42:00Z">
        <w:r>
          <w:delText>INSERT 79</w:delText>
        </w:r>
      </w:del>
    </w:p>
    <w:p w14:paraId="579BCDF9" w14:textId="77777777" w:rsidR="00F76BD9" w:rsidRDefault="00F76BD9" w:rsidP="00F76BD9">
      <w:pPr>
        <w:pStyle w:val="code"/>
        <w:rPr>
          <w:del w:id="194" w:author="Guy Harrison" w:date="2021-05-08T16:42:00Z"/>
        </w:rPr>
      </w:pPr>
    </w:p>
    <w:p w14:paraId="0F39B9DA" w14:textId="77777777" w:rsidR="00F76BD9" w:rsidRDefault="00F76BD9" w:rsidP="00F76BD9">
      <w:pPr>
        <w:pStyle w:val="code"/>
        <w:rPr>
          <w:del w:id="195" w:author="Guy Harrison" w:date="2021-05-08T16:42:00Z"/>
        </w:rPr>
      </w:pPr>
      <w:del w:id="196" w:author="Guy Harrison" w:date="2021-05-08T16:42:00Z">
        <w:r>
          <w:delText>Time: 25ms total (execution 25ms / network 0ms)</w:delText>
        </w:r>
      </w:del>
    </w:p>
    <w:p w14:paraId="349BA55B" w14:textId="77777777" w:rsidR="00F76BD9" w:rsidRDefault="00F76BD9" w:rsidP="00F76BD9">
      <w:pPr>
        <w:pStyle w:val="code"/>
        <w:rPr>
          <w:del w:id="197" w:author="Guy Harrison" w:date="2021-05-08T16:42:00Z"/>
        </w:rPr>
      </w:pPr>
    </w:p>
    <w:p w14:paraId="522360A2" w14:textId="77777777" w:rsidR="00F76BD9" w:rsidRDefault="00F76BD9" w:rsidP="00F76BD9">
      <w:pPr>
        <w:pStyle w:val="code"/>
        <w:rPr>
          <w:del w:id="198" w:author="Guy Harrison" w:date="2021-05-08T16:42:00Z"/>
        </w:rPr>
      </w:pPr>
      <w:del w:id="199" w:author="Guy Harrison" w:date="2021-05-08T16:42:00Z">
        <w:r>
          <w:delText>root@:26257/startrek&gt; select</w:delText>
        </w:r>
      </w:del>
    </w:p>
    <w:p w14:paraId="323F191E" w14:textId="77777777" w:rsidR="00F76BD9" w:rsidRDefault="00F76BD9" w:rsidP="00F76BD9">
      <w:pPr>
        <w:pStyle w:val="code"/>
        <w:rPr>
          <w:del w:id="200" w:author="Guy Harrison" w:date="2021-05-08T16:42:00Z"/>
        </w:rPr>
      </w:pPr>
      <w:del w:id="201" w:author="Guy Harrison" w:date="2021-05-08T16:42:00Z">
        <w:r>
          <w:delText xml:space="preserve">        title,</w:delText>
        </w:r>
      </w:del>
    </w:p>
    <w:p w14:paraId="39B36DD0" w14:textId="77777777" w:rsidR="00F76BD9" w:rsidRDefault="00F76BD9" w:rsidP="00F76BD9">
      <w:pPr>
        <w:pStyle w:val="code"/>
        <w:rPr>
          <w:del w:id="202" w:author="Guy Harrison" w:date="2021-05-08T16:42:00Z"/>
        </w:rPr>
      </w:pPr>
      <w:del w:id="203" w:author="Guy Harrison" w:date="2021-05-08T16:42:00Z">
        <w:r>
          <w:delText xml:space="preserve">        quote_count</w:delText>
        </w:r>
      </w:del>
    </w:p>
    <w:p w14:paraId="33889D34" w14:textId="77777777" w:rsidR="00F76BD9" w:rsidRDefault="00F76BD9" w:rsidP="00F76BD9">
      <w:pPr>
        <w:pStyle w:val="code"/>
        <w:rPr>
          <w:del w:id="204" w:author="Guy Harrison" w:date="2021-05-08T16:42:00Z"/>
        </w:rPr>
      </w:pPr>
      <w:del w:id="205" w:author="Guy Harrison" w:date="2021-05-08T16:42:00Z">
        <w:r>
          <w:delText>from</w:delText>
        </w:r>
      </w:del>
    </w:p>
    <w:p w14:paraId="1B03A929" w14:textId="77777777" w:rsidR="00F76BD9" w:rsidRDefault="00F76BD9" w:rsidP="00F76BD9">
      <w:pPr>
        <w:pStyle w:val="code"/>
        <w:rPr>
          <w:del w:id="206" w:author="Guy Harrison" w:date="2021-05-08T16:42:00Z"/>
        </w:rPr>
      </w:pPr>
      <w:del w:id="207" w:author="Guy Harrison" w:date="2021-05-08T16:42:00Z">
        <w:r>
          <w:delText xml:space="preserve">        episode_quote_count</w:delText>
        </w:r>
      </w:del>
    </w:p>
    <w:p w14:paraId="767D587E" w14:textId="77777777" w:rsidR="00F76BD9" w:rsidRDefault="00F76BD9" w:rsidP="00F76BD9">
      <w:pPr>
        <w:pStyle w:val="code"/>
        <w:rPr>
          <w:del w:id="208" w:author="Guy Harrison" w:date="2021-05-08T16:42:00Z"/>
        </w:rPr>
      </w:pPr>
      <w:del w:id="209" w:author="Guy Harrison" w:date="2021-05-08T16:42:00Z">
        <w:r>
          <w:delText>order by</w:delText>
        </w:r>
      </w:del>
    </w:p>
    <w:p w14:paraId="41B8C85E" w14:textId="77777777" w:rsidR="00F76BD9" w:rsidRDefault="00F76BD9" w:rsidP="00F76BD9">
      <w:pPr>
        <w:pStyle w:val="code"/>
        <w:rPr>
          <w:del w:id="210" w:author="Guy Harrison" w:date="2021-05-08T16:42:00Z"/>
        </w:rPr>
      </w:pPr>
      <w:del w:id="211" w:author="Guy Harrison" w:date="2021-05-08T16:42:00Z">
        <w:r>
          <w:delText xml:space="preserve">        2 desc</w:delText>
        </w:r>
      </w:del>
    </w:p>
    <w:p w14:paraId="68EB9BE2" w14:textId="77777777" w:rsidR="00F76BD9" w:rsidRDefault="00F76BD9" w:rsidP="00F76BD9">
      <w:pPr>
        <w:pStyle w:val="code"/>
        <w:rPr>
          <w:del w:id="212" w:author="Guy Harrison" w:date="2021-05-08T16:42:00Z"/>
        </w:rPr>
      </w:pPr>
      <w:del w:id="213" w:author="Guy Harrison" w:date="2021-05-08T16:42:00Z">
        <w:r>
          <w:delText>limit 5;</w:delText>
        </w:r>
      </w:del>
    </w:p>
    <w:p w14:paraId="31C80FDC" w14:textId="77777777" w:rsidR="00F76BD9" w:rsidRDefault="00F76BD9" w:rsidP="00F76BD9">
      <w:pPr>
        <w:pStyle w:val="code"/>
        <w:rPr>
          <w:del w:id="214" w:author="Guy Harrison" w:date="2021-05-08T16:42:00Z"/>
        </w:rPr>
      </w:pPr>
      <w:del w:id="215" w:author="Guy Harrison" w:date="2021-05-08T16:42:00Z">
        <w:r>
          <w:delText xml:space="preserve">          title         | quote_count</w:delText>
        </w:r>
      </w:del>
    </w:p>
    <w:p w14:paraId="63152DD5" w14:textId="77777777" w:rsidR="00F76BD9" w:rsidRDefault="00F76BD9" w:rsidP="00F76BD9">
      <w:pPr>
        <w:pStyle w:val="code"/>
        <w:rPr>
          <w:del w:id="216" w:author="Guy Harrison" w:date="2021-05-08T16:42:00Z"/>
        </w:rPr>
      </w:pPr>
      <w:del w:id="217" w:author="Guy Harrison" w:date="2021-05-08T16:42:00Z">
        <w:r>
          <w:delText>------------------------+--------------</w:delText>
        </w:r>
      </w:del>
    </w:p>
    <w:p w14:paraId="071D92E3" w14:textId="3E8C2616" w:rsidR="00A72571" w:rsidRDefault="00F76BD9" w:rsidP="00A72571">
      <w:pPr>
        <w:pStyle w:val="code"/>
        <w:rPr>
          <w:ins w:id="218" w:author="Guy Harrison" w:date="2021-05-08T16:42:00Z"/>
        </w:rPr>
      </w:pPr>
      <w:del w:id="219" w:author="Guy Harrison" w:date="2021-05-08T16:42:00Z">
        <w:r>
          <w:delText xml:space="preserve"> </w:delText>
        </w:r>
      </w:del>
      <w:ins w:id="220" w:author="Guy Harrison" w:date="2021-05-08T16:42:00Z">
        <w:r w:rsidR="00A72571">
          <w:t>-----+---------------------------------+--------------</w:t>
        </w:r>
      </w:ins>
    </w:p>
    <w:p w14:paraId="1498D2A7" w14:textId="77777777" w:rsidR="00A72571" w:rsidRDefault="00A72571" w:rsidP="00A72571">
      <w:pPr>
        <w:pStyle w:val="code"/>
      </w:pPr>
      <w:ins w:id="221" w:author="Guy Harrison" w:date="2021-05-08T16:42:00Z">
        <w:r>
          <w:t xml:space="preserve">  53 |</w:t>
        </w:r>
      </w:ins>
      <w:r>
        <w:t xml:space="preserve"> The Ultimate Computer </w:t>
      </w:r>
      <w:ins w:id="222" w:author="Guy Harrison" w:date="2021-05-08T16:42:00Z">
        <w:r>
          <w:t xml:space="preserve">          </w:t>
        </w:r>
      </w:ins>
      <w:r>
        <w:t>|          11</w:t>
      </w:r>
    </w:p>
    <w:p w14:paraId="45D60F62" w14:textId="77777777" w:rsidR="00A72571" w:rsidRDefault="00A72571" w:rsidP="00A72571">
      <w:pPr>
        <w:pStyle w:val="code"/>
      </w:pPr>
      <w:r>
        <w:t xml:space="preserve"> </w:t>
      </w:r>
      <w:ins w:id="223" w:author="Guy Harrison" w:date="2021-05-08T16:42:00Z">
        <w:r>
          <w:t xml:space="preserve"> 77 |</w:t>
        </w:r>
      </w:ins>
      <w:r>
        <w:t xml:space="preserve"> The Savage Curtain    </w:t>
      </w:r>
      <w:ins w:id="224" w:author="Guy Harrison" w:date="2021-05-08T16:42:00Z">
        <w:r>
          <w:t xml:space="preserve">          </w:t>
        </w:r>
      </w:ins>
      <w:r>
        <w:t>|           9</w:t>
      </w:r>
    </w:p>
    <w:p w14:paraId="4018FDB7" w14:textId="219DEE70" w:rsidR="00A72571" w:rsidRDefault="00F76BD9" w:rsidP="00A72571">
      <w:pPr>
        <w:pStyle w:val="code"/>
        <w:rPr>
          <w:ins w:id="225" w:author="Guy Harrison" w:date="2021-05-08T16:42:00Z"/>
        </w:rPr>
      </w:pPr>
      <w:del w:id="226" w:author="Guy Harrison" w:date="2021-05-08T16:42:00Z">
        <w:r>
          <w:delText xml:space="preserve"> </w:delText>
        </w:r>
      </w:del>
      <w:ins w:id="227" w:author="Guy Harrison" w:date="2021-05-08T16:42:00Z">
        <w:r w:rsidR="00A72571">
          <w:t xml:space="preserve">  11 | The Menagerie, Part I           |           7</w:t>
        </w:r>
      </w:ins>
    </w:p>
    <w:p w14:paraId="42D10D5D" w14:textId="77777777" w:rsidR="00F76BD9" w:rsidRDefault="00A72571" w:rsidP="00F76BD9">
      <w:pPr>
        <w:pStyle w:val="code"/>
        <w:rPr>
          <w:del w:id="228" w:author="Guy Harrison" w:date="2021-05-08T16:42:00Z"/>
        </w:rPr>
      </w:pPr>
      <w:ins w:id="229" w:author="Guy Harrison" w:date="2021-05-08T16:42:00Z">
        <w:r>
          <w:t xml:space="preserve">  38 |</w:t>
        </w:r>
      </w:ins>
      <w:r>
        <w:t xml:space="preserve"> Metamorphosis         </w:t>
      </w:r>
      <w:del w:id="230" w:author="Guy Harrison" w:date="2021-05-08T16:42:00Z">
        <w:r w:rsidR="00F76BD9">
          <w:delText>|           7</w:delText>
        </w:r>
      </w:del>
    </w:p>
    <w:p w14:paraId="19CA2A87" w14:textId="68FA77FB" w:rsidR="00A72571" w:rsidRDefault="00F76BD9" w:rsidP="00A72571">
      <w:pPr>
        <w:pStyle w:val="code"/>
      </w:pPr>
      <w:del w:id="231" w:author="Guy Harrison" w:date="2021-05-08T16:42:00Z">
        <w:r>
          <w:delText xml:space="preserve">  The Menagerie, Part I </w:delText>
        </w:r>
      </w:del>
      <w:ins w:id="232" w:author="Guy Harrison" w:date="2021-05-08T16:42:00Z">
        <w:r w:rsidR="00A72571">
          <w:t xml:space="preserve">          </w:t>
        </w:r>
      </w:ins>
      <w:r w:rsidR="00A72571">
        <w:t>|           7</w:t>
      </w:r>
    </w:p>
    <w:p w14:paraId="7BCE36BC" w14:textId="77777777" w:rsidR="00A72571" w:rsidRDefault="00A72571" w:rsidP="00A72571">
      <w:pPr>
        <w:pStyle w:val="code"/>
      </w:pPr>
      <w:r>
        <w:t xml:space="preserve"> </w:t>
      </w:r>
      <w:ins w:id="233" w:author="Guy Harrison" w:date="2021-05-08T16:42:00Z">
        <w:r>
          <w:t xml:space="preserve"> 16 |</w:t>
        </w:r>
      </w:ins>
      <w:r>
        <w:t xml:space="preserve"> The Galileo Seven     </w:t>
      </w:r>
      <w:ins w:id="234" w:author="Guy Harrison" w:date="2021-05-08T16:42:00Z">
        <w:r>
          <w:t xml:space="preserve">          </w:t>
        </w:r>
      </w:ins>
      <w:r>
        <w:t>|           7</w:t>
      </w:r>
    </w:p>
    <w:p w14:paraId="3116C541" w14:textId="6BD9D829" w:rsidR="00A72571" w:rsidRDefault="00F76BD9" w:rsidP="00A72571">
      <w:pPr>
        <w:pStyle w:val="code"/>
        <w:rPr>
          <w:ins w:id="235" w:author="Guy Harrison" w:date="2021-05-08T16:42:00Z"/>
        </w:rPr>
      </w:pPr>
      <w:del w:id="236" w:author="Guy Harrison" w:date="2021-05-08T16:42:00Z">
        <w:r>
          <w:delText>(</w:delText>
        </w:r>
      </w:del>
      <w:ins w:id="237" w:author="Guy Harrison" w:date="2021-05-08T16:42:00Z">
        <w:r w:rsidR="00A72571">
          <w:t xml:space="preserve">  28 | The City on the Edge of Forever |           6</w:t>
        </w:r>
      </w:ins>
    </w:p>
    <w:p w14:paraId="519A2B4D" w14:textId="77777777" w:rsidR="00A72571" w:rsidRDefault="00A72571" w:rsidP="00A72571">
      <w:pPr>
        <w:pStyle w:val="code"/>
        <w:rPr>
          <w:ins w:id="238" w:author="Guy Harrison" w:date="2021-05-08T16:42:00Z"/>
        </w:rPr>
      </w:pPr>
      <w:ins w:id="239" w:author="Guy Harrison" w:date="2021-05-08T16:42:00Z">
        <w:r>
          <w:t xml:space="preserve">  26 | Errand of Mercy                 |           6</w:t>
        </w:r>
      </w:ins>
    </w:p>
    <w:p w14:paraId="227BF6E6" w14:textId="77777777" w:rsidR="00A72571" w:rsidRDefault="00A72571" w:rsidP="00A72571">
      <w:pPr>
        <w:pStyle w:val="code"/>
        <w:rPr>
          <w:ins w:id="240" w:author="Guy Harrison" w:date="2021-05-08T16:42:00Z"/>
        </w:rPr>
      </w:pPr>
      <w:ins w:id="241" w:author="Guy Harrison" w:date="2021-05-08T16:42:00Z">
        <w:r>
          <w:t xml:space="preserve">  24 | This Side of Paradise           |           5</w:t>
        </w:r>
      </w:ins>
    </w:p>
    <w:p w14:paraId="08BBABCD" w14:textId="77777777" w:rsidR="00A72571" w:rsidRDefault="00A72571" w:rsidP="00A72571">
      <w:pPr>
        <w:pStyle w:val="code"/>
        <w:rPr>
          <w:ins w:id="242" w:author="Guy Harrison" w:date="2021-05-08T16:42:00Z"/>
        </w:rPr>
      </w:pPr>
      <w:ins w:id="243" w:author="Guy Harrison" w:date="2021-05-08T16:42:00Z">
        <w:r>
          <w:t xml:space="preserve">  23 | A Taste of Armageddon           |           </w:t>
        </w:r>
      </w:ins>
      <w:r>
        <w:t>5</w:t>
      </w:r>
    </w:p>
    <w:p w14:paraId="22BA8D93" w14:textId="77777777" w:rsidR="00A72571" w:rsidRDefault="00A72571" w:rsidP="00A72571">
      <w:pPr>
        <w:pStyle w:val="code"/>
        <w:rPr>
          <w:ins w:id="244" w:author="Guy Harrison" w:date="2021-05-08T16:42:00Z"/>
        </w:rPr>
      </w:pPr>
      <w:ins w:id="245" w:author="Guy Harrison" w:date="2021-05-08T16:42:00Z">
        <w:r>
          <w:t xml:space="preserve">  37 | I, Mudd                         |           5</w:t>
        </w:r>
      </w:ins>
    </w:p>
    <w:p w14:paraId="69D5F96C" w14:textId="77777777" w:rsidR="00A72571" w:rsidRDefault="00A72571" w:rsidP="00A72571">
      <w:pPr>
        <w:pStyle w:val="code"/>
      </w:pPr>
      <w:ins w:id="246" w:author="Guy Harrison" w:date="2021-05-08T16:42:00Z">
        <w:r>
          <w:t>(10</w:t>
        </w:r>
      </w:ins>
      <w:r>
        <w:t xml:space="preserve"> rows)</w:t>
      </w:r>
    </w:p>
    <w:p w14:paraId="50CE86D7" w14:textId="77777777" w:rsidR="00A72571" w:rsidRDefault="00A72571" w:rsidP="00A72571">
      <w:pPr>
        <w:pStyle w:val="code"/>
      </w:pPr>
    </w:p>
    <w:p w14:paraId="159D96C4" w14:textId="1632BCCD" w:rsidR="00F76BD9" w:rsidRDefault="00A72571" w:rsidP="00F76BD9">
      <w:pPr>
        <w:pStyle w:val="code"/>
      </w:pPr>
      <w:r>
        <w:t xml:space="preserve">Time: </w:t>
      </w:r>
      <w:del w:id="247" w:author="Guy Harrison" w:date="2021-05-08T16:42:00Z">
        <w:r w:rsidR="00F76BD9">
          <w:delText>2ms</w:delText>
        </w:r>
      </w:del>
      <w:ins w:id="248" w:author="Guy Harrison" w:date="2021-05-08T16:42:00Z">
        <w:r>
          <w:t>5ms</w:t>
        </w:r>
      </w:ins>
      <w:r>
        <w:t xml:space="preserve"> total (execution </w:t>
      </w:r>
      <w:del w:id="249" w:author="Guy Harrison" w:date="2021-05-08T16:42:00Z">
        <w:r w:rsidR="00F76BD9">
          <w:delText>2ms</w:delText>
        </w:r>
      </w:del>
      <w:ins w:id="250" w:author="Guy Harrison" w:date="2021-05-08T16:42:00Z">
        <w:r>
          <w:t>3ms</w:t>
        </w:r>
      </w:ins>
      <w:r>
        <w:t xml:space="preserve"> / network </w:t>
      </w:r>
      <w:del w:id="251" w:author="Guy Harrison" w:date="2021-05-08T16:42:00Z">
        <w:r w:rsidR="00F76BD9">
          <w:delText>0ms)</w:delText>
        </w:r>
      </w:del>
      <w:ins w:id="252" w:author="Guy Harrison" w:date="2021-05-08T16:42:00Z">
        <w:r>
          <w:t>1ms)</w:t>
        </w:r>
        <w:r w:rsidR="00F76BD9">
          <w:t>----</w:t>
        </w:r>
      </w:ins>
    </w:p>
    <w:p w14:paraId="3381B075" w14:textId="77777777" w:rsidR="00F76BD9" w:rsidRDefault="00F76BD9" w:rsidP="00F76BD9">
      <w:pPr>
        <w:pStyle w:val="code"/>
        <w:rPr>
          <w:del w:id="253" w:author="Guy Harrison" w:date="2021-05-08T16:42:00Z"/>
        </w:rPr>
      </w:pPr>
      <w:del w:id="254" w:author="Guy Harrison" w:date="2021-05-08T16:42:00Z">
        <w:r>
          <w:delText>----</w:delText>
        </w:r>
      </w:del>
    </w:p>
    <w:p w14:paraId="2570F2DA" w14:textId="77777777" w:rsidR="00356EB0" w:rsidRPr="005F48EF" w:rsidRDefault="00356EB0" w:rsidP="005F48EF">
      <w:pPr>
        <w:rPr>
          <w:lang w:eastAsia="en-US"/>
        </w:rPr>
      </w:pPr>
    </w:p>
    <w:p w14:paraId="3DDC59C9" w14:textId="42198F4B" w:rsidR="008F268E" w:rsidRDefault="004F10E9" w:rsidP="008F268E">
      <w:pPr>
        <w:pStyle w:val="Heading3"/>
      </w:pPr>
      <w:r>
        <w:t>The console</w:t>
      </w:r>
    </w:p>
    <w:p w14:paraId="699B049D" w14:textId="20C33545" w:rsidR="003E33F6" w:rsidRDefault="003E33F6" w:rsidP="003E33F6">
      <w:pPr>
        <w:rPr>
          <w:lang w:eastAsia="en-US"/>
        </w:rPr>
      </w:pPr>
    </w:p>
    <w:p w14:paraId="7BDF6EFB" w14:textId="2ED44F49" w:rsidR="003D0799" w:rsidRDefault="003D0799" w:rsidP="003E33F6">
      <w:pPr>
        <w:rPr>
          <w:lang w:eastAsia="en-US"/>
        </w:rPr>
      </w:pPr>
      <w:r>
        <w:rPr>
          <w:lang w:eastAsia="en-US"/>
        </w:rPr>
        <w:t>The CockroachDB server exposes a web</w:t>
      </w:r>
      <w:r w:rsidR="0076054D">
        <w:rPr>
          <w:lang w:eastAsia="en-US"/>
        </w:rPr>
        <w:t>-</w:t>
      </w:r>
      <w:r>
        <w:rPr>
          <w:lang w:eastAsia="en-US"/>
        </w:rPr>
        <w:t xml:space="preserve">based client that shows the status of the cluster and </w:t>
      </w:r>
      <w:r w:rsidR="00550B75">
        <w:rPr>
          <w:lang w:eastAsia="en-US"/>
        </w:rPr>
        <w:t xml:space="preserve">useful performance metrics.  The webserver is usually exposed on port 8080, though this can be changed using the </w:t>
      </w:r>
      <w:r w:rsidR="005C6D3D">
        <w:rPr>
          <w:lang w:eastAsia="en-US"/>
        </w:rPr>
        <w:t>+</w:t>
      </w:r>
      <w:r w:rsidR="005C6D3D" w:rsidRPr="005C6D3D">
        <w:rPr>
          <w:lang w:eastAsia="en-US"/>
        </w:rPr>
        <w:t>--http-addr</w:t>
      </w:r>
      <w:r w:rsidR="005C6D3D">
        <w:rPr>
          <w:lang w:eastAsia="en-US"/>
        </w:rPr>
        <w:t xml:space="preserve">+ setting when starting the server. </w:t>
      </w:r>
      <w:r w:rsidR="004470E4">
        <w:rPr>
          <w:lang w:eastAsia="en-US"/>
        </w:rPr>
        <w:t xml:space="preserve">  </w:t>
      </w:r>
      <w:r w:rsidR="004470E4">
        <w:t xml:space="preserve">[[Figure03-04]] shows an example of the console, in this case from the Kubernetes cluster that we started earlier in this chapter (we </w:t>
      </w:r>
      <w:r w:rsidR="0076054D">
        <w:t>forwarded</w:t>
      </w:r>
      <w:r w:rsidR="004470E4">
        <w:t xml:space="preserve"> </w:t>
      </w:r>
      <w:r w:rsidR="00E417A5">
        <w:t xml:space="preserve">port 8080 from one of the pods in the cluster). </w:t>
      </w:r>
    </w:p>
    <w:p w14:paraId="5E995404" w14:textId="1E3E6563" w:rsidR="005C6D3D" w:rsidRDefault="005C6D3D" w:rsidP="003E33F6">
      <w:pPr>
        <w:rPr>
          <w:lang w:eastAsia="en-US"/>
        </w:rPr>
      </w:pPr>
    </w:p>
    <w:p w14:paraId="35D78927" w14:textId="6DE58DEC" w:rsidR="004470E4" w:rsidRDefault="004470E4" w:rsidP="004470E4">
      <w:r>
        <w:t>[[Figure03-0</w:t>
      </w:r>
      <w:r w:rsidR="0076054D">
        <w:t>5</w:t>
      </w:r>
      <w:r>
        <w:t xml:space="preserve">]] </w:t>
      </w:r>
      <w:r>
        <w:br/>
        <w:t>.The CockroachDB console</w:t>
      </w:r>
    </w:p>
    <w:p w14:paraId="1526F455" w14:textId="1A05BF10" w:rsidR="009D0299" w:rsidRDefault="009D0299" w:rsidP="004470E4">
      <w:r w:rsidRPr="009D0299">
        <w:t>image::images/</w:t>
      </w:r>
      <w:r>
        <w:t>Fig0</w:t>
      </w:r>
      <w:r w:rsidR="00FE052E">
        <w:t>3</w:t>
      </w:r>
      <w:r>
        <w:t>-0</w:t>
      </w:r>
      <w:r w:rsidR="0076054D">
        <w:t>5</w:t>
      </w:r>
      <w:r>
        <w:t>Console</w:t>
      </w:r>
      <w:r w:rsidRPr="009D0299">
        <w:t xml:space="preserve">.png[CockroachDB </w:t>
      </w:r>
      <w:r>
        <w:t>console</w:t>
      </w:r>
      <w:r w:rsidRPr="009D0299">
        <w:t>]</w:t>
      </w:r>
    </w:p>
    <w:p w14:paraId="57AC5638" w14:textId="685D6280" w:rsidR="00913E20" w:rsidRDefault="00913E20" w:rsidP="004470E4">
      <w:r>
        <w:rPr>
          <w:noProof/>
        </w:rPr>
        <w:drawing>
          <wp:inline distT="0" distB="0" distL="0" distR="0" wp14:anchorId="20CFC030" wp14:editId="6027D009">
            <wp:extent cx="5731510" cy="5680710"/>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inline>
        </w:drawing>
      </w:r>
    </w:p>
    <w:p w14:paraId="6198ACE7" w14:textId="77777777" w:rsidR="00913E20" w:rsidRDefault="00913E20" w:rsidP="004470E4"/>
    <w:p w14:paraId="5AC43FFC" w14:textId="77777777" w:rsidR="004470E4" w:rsidRPr="003E33F6" w:rsidRDefault="004470E4" w:rsidP="003E33F6">
      <w:pPr>
        <w:rPr>
          <w:lang w:eastAsia="en-US"/>
        </w:rPr>
      </w:pPr>
    </w:p>
    <w:p w14:paraId="7AC745A2" w14:textId="45AB35E5" w:rsidR="00102962" w:rsidRDefault="00102962" w:rsidP="00102962">
      <w:pPr>
        <w:pStyle w:val="Heading2"/>
      </w:pPr>
      <w:r>
        <w:t>Working with programming languages</w:t>
      </w:r>
    </w:p>
    <w:p w14:paraId="543F5999" w14:textId="79E7AF56" w:rsidR="00102962" w:rsidRDefault="00102962" w:rsidP="00102962">
      <w:pPr>
        <w:rPr>
          <w:lang w:eastAsia="en-US"/>
        </w:rPr>
      </w:pPr>
    </w:p>
    <w:p w14:paraId="483E7A91" w14:textId="2CC191AF" w:rsidR="003C5E1B" w:rsidRDefault="003C5E1B" w:rsidP="00102962">
      <w:pPr>
        <w:rPr>
          <w:lang w:eastAsia="en-US"/>
        </w:rPr>
      </w:pPr>
      <w:r>
        <w:rPr>
          <w:lang w:eastAsia="en-US"/>
        </w:rPr>
        <w:t xml:space="preserve">Working with the CockroachDB shell is </w:t>
      </w:r>
      <w:r w:rsidR="001A38AE">
        <w:rPr>
          <w:lang w:eastAsia="en-US"/>
        </w:rPr>
        <w:t>useful for experimentation, but eventually</w:t>
      </w:r>
      <w:r w:rsidR="00090D2A">
        <w:rPr>
          <w:lang w:eastAsia="en-US"/>
        </w:rPr>
        <w:t>,</w:t>
      </w:r>
      <w:r w:rsidR="001A38AE">
        <w:rPr>
          <w:lang w:eastAsia="en-US"/>
        </w:rPr>
        <w:t xml:space="preserve"> most databases interact with application code written in languages such as Javascript, Java, Go or Python.  </w:t>
      </w:r>
    </w:p>
    <w:p w14:paraId="25E4DEE2" w14:textId="58474BA8" w:rsidR="001A38AE" w:rsidRDefault="001A38AE" w:rsidP="00102962">
      <w:pPr>
        <w:rPr>
          <w:lang w:eastAsia="en-US"/>
        </w:rPr>
      </w:pPr>
    </w:p>
    <w:p w14:paraId="422E57C7" w14:textId="50E00760" w:rsidR="001A38AE" w:rsidRDefault="001A38AE" w:rsidP="00102962">
      <w:pPr>
        <w:rPr>
          <w:lang w:eastAsia="en-US"/>
        </w:rPr>
      </w:pPr>
      <w:r>
        <w:rPr>
          <w:lang w:eastAsia="en-US"/>
        </w:rPr>
        <w:t xml:space="preserve">Because CockroachDB is wire compatible with Postgres, most Postgres compatible drivers will work with </w:t>
      </w:r>
      <w:r w:rsidR="00095547">
        <w:rPr>
          <w:lang w:eastAsia="en-US"/>
        </w:rPr>
        <w:t>CockroachDB.  Indeed, there are no CockroachDB-specific drivers on the market because the Postgres drivers work so well.  In this section</w:t>
      </w:r>
      <w:r w:rsidR="006C10C5">
        <w:rPr>
          <w:lang w:eastAsia="en-US"/>
        </w:rPr>
        <w:t>,</w:t>
      </w:r>
      <w:r w:rsidR="00095547">
        <w:rPr>
          <w:lang w:eastAsia="en-US"/>
        </w:rPr>
        <w:t xml:space="preserve"> we</w:t>
      </w:r>
      <w:r w:rsidR="003C3355">
        <w:rPr>
          <w:lang w:eastAsia="en-US"/>
        </w:rPr>
        <w:t>'</w:t>
      </w:r>
      <w:r w:rsidR="00095547">
        <w:rPr>
          <w:lang w:eastAsia="en-US"/>
        </w:rPr>
        <w:t xml:space="preserve">ll get you up to speed with </w:t>
      </w:r>
      <w:r w:rsidR="003C3355">
        <w:rPr>
          <w:lang w:eastAsia="en-US"/>
        </w:rPr>
        <w:t>"</w:t>
      </w:r>
      <w:r w:rsidR="00095547">
        <w:rPr>
          <w:lang w:eastAsia="en-US"/>
        </w:rPr>
        <w:t>hello world</w:t>
      </w:r>
      <w:r w:rsidR="003C3355">
        <w:rPr>
          <w:lang w:eastAsia="en-US"/>
        </w:rPr>
        <w:t>"</w:t>
      </w:r>
      <w:r w:rsidR="00095547">
        <w:rPr>
          <w:lang w:eastAsia="en-US"/>
        </w:rPr>
        <w:t xml:space="preserve"> </w:t>
      </w:r>
      <w:r w:rsidR="00D7498F">
        <w:rPr>
          <w:lang w:eastAsia="en-US"/>
        </w:rPr>
        <w:t xml:space="preserve">programs in Java, GoLang, Python and </w:t>
      </w:r>
      <w:r w:rsidR="00F31377">
        <w:rPr>
          <w:lang w:eastAsia="en-US"/>
        </w:rPr>
        <w:t>JavaScript</w:t>
      </w:r>
      <w:r w:rsidR="00D7498F">
        <w:rPr>
          <w:lang w:eastAsia="en-US"/>
        </w:rPr>
        <w:t xml:space="preserve"> that connect to and queries a CockroachDB cluster</w:t>
      </w:r>
      <w:r w:rsidR="00F31377">
        <w:rPr>
          <w:lang w:eastAsia="en-US"/>
        </w:rPr>
        <w:t>.</w:t>
      </w:r>
    </w:p>
    <w:p w14:paraId="57157A4B" w14:textId="46AC3FBD" w:rsidR="00F31377" w:rsidRDefault="00F31377" w:rsidP="00102962">
      <w:pPr>
        <w:rPr>
          <w:lang w:eastAsia="en-US"/>
        </w:rPr>
      </w:pPr>
    </w:p>
    <w:p w14:paraId="5915FE90" w14:textId="041BA38F" w:rsidR="00F31377" w:rsidRDefault="008D65FB" w:rsidP="00F31377">
      <w:pPr>
        <w:pStyle w:val="Heading3"/>
      </w:pPr>
      <w:r>
        <w:t>Connecting to CockroachDB from</w:t>
      </w:r>
      <w:r w:rsidR="00F31377">
        <w:t xml:space="preserve"> NodeJS</w:t>
      </w:r>
    </w:p>
    <w:p w14:paraId="441D4DAC" w14:textId="3DE49DA5" w:rsidR="00F31377" w:rsidRDefault="00F31377" w:rsidP="00F31377">
      <w:pPr>
        <w:rPr>
          <w:lang w:eastAsia="en-US"/>
        </w:rPr>
      </w:pPr>
    </w:p>
    <w:p w14:paraId="0680A194" w14:textId="39CA1FD4" w:rsidR="00F31377" w:rsidRDefault="00EE0D68" w:rsidP="00F31377">
      <w:pPr>
        <w:rPr>
          <w:lang w:eastAsia="en-US"/>
        </w:rPr>
      </w:pPr>
      <w:r>
        <w:rPr>
          <w:lang w:eastAsia="en-US"/>
        </w:rPr>
        <w:t>Server</w:t>
      </w:r>
      <w:r w:rsidR="005F36CD">
        <w:rPr>
          <w:lang w:eastAsia="en-US"/>
        </w:rPr>
        <w:t>-</w:t>
      </w:r>
      <w:r>
        <w:rPr>
          <w:lang w:eastAsia="en-US"/>
        </w:rPr>
        <w:t xml:space="preserve">side Javascript using the NodeJS platform is </w:t>
      </w:r>
      <w:r w:rsidR="000F6669">
        <w:rPr>
          <w:lang w:eastAsia="en-US"/>
        </w:rPr>
        <w:t xml:space="preserve">an increasingly popular choice for application development because it allows the same Javascript language to be used for both front-end </w:t>
      </w:r>
      <w:r w:rsidR="00AC3BE1">
        <w:rPr>
          <w:lang w:eastAsia="en-US"/>
        </w:rPr>
        <w:t xml:space="preserve">web presentation code </w:t>
      </w:r>
      <w:r w:rsidR="000F6669">
        <w:rPr>
          <w:lang w:eastAsia="en-US"/>
        </w:rPr>
        <w:t xml:space="preserve">and </w:t>
      </w:r>
      <w:r w:rsidR="00AC3BE1">
        <w:rPr>
          <w:lang w:eastAsia="en-US"/>
        </w:rPr>
        <w:t>se</w:t>
      </w:r>
      <w:r w:rsidR="005F36CD">
        <w:rPr>
          <w:lang w:eastAsia="en-US"/>
        </w:rPr>
        <w:t>r</w:t>
      </w:r>
      <w:r w:rsidR="00AC3BE1">
        <w:rPr>
          <w:lang w:eastAsia="en-US"/>
        </w:rPr>
        <w:t xml:space="preserve">ver-side application logic. </w:t>
      </w:r>
    </w:p>
    <w:p w14:paraId="69CE6AD7" w14:textId="2EE5ACD2" w:rsidR="00AC3BE1" w:rsidRDefault="00AC3BE1" w:rsidP="00F31377">
      <w:pPr>
        <w:rPr>
          <w:lang w:eastAsia="en-US"/>
        </w:rPr>
      </w:pPr>
    </w:p>
    <w:p w14:paraId="3C23D1A6" w14:textId="0A71E2B0" w:rsidR="00AC3BE1" w:rsidRDefault="007342E6" w:rsidP="00F31377">
      <w:pPr>
        <w:rPr>
          <w:lang w:eastAsia="en-US"/>
        </w:rPr>
      </w:pPr>
      <w:r>
        <w:rPr>
          <w:lang w:eastAsia="en-US"/>
        </w:rPr>
        <w:t>Assuming that you have nodeJS and the Node Package Manager (npm) installed, w</w:t>
      </w:r>
      <w:r w:rsidR="00271DEB">
        <w:rPr>
          <w:lang w:eastAsia="en-US"/>
        </w:rPr>
        <w:t>e</w:t>
      </w:r>
      <w:r w:rsidR="003C3355">
        <w:rPr>
          <w:lang w:eastAsia="en-US"/>
        </w:rPr>
        <w:t>'</w:t>
      </w:r>
      <w:r w:rsidR="00271DEB">
        <w:rPr>
          <w:lang w:eastAsia="en-US"/>
        </w:rPr>
        <w:t xml:space="preserve">ll use the </w:t>
      </w:r>
      <w:r>
        <w:rPr>
          <w:lang w:eastAsia="en-US"/>
        </w:rPr>
        <w:t>+node-postgres+ driver to connect to CockroachDB</w:t>
      </w:r>
      <w:r w:rsidR="005F36CD">
        <w:rPr>
          <w:lang w:eastAsia="en-US"/>
        </w:rPr>
        <w:t>.  We</w:t>
      </w:r>
      <w:r>
        <w:rPr>
          <w:lang w:eastAsia="en-US"/>
        </w:rPr>
        <w:t xml:space="preserve"> can install this </w:t>
      </w:r>
      <w:r w:rsidR="005F36CD">
        <w:rPr>
          <w:lang w:eastAsia="en-US"/>
        </w:rPr>
        <w:t xml:space="preserve">driver </w:t>
      </w:r>
      <w:r>
        <w:rPr>
          <w:lang w:eastAsia="en-US"/>
        </w:rPr>
        <w:t xml:space="preserve">with the following command: </w:t>
      </w:r>
    </w:p>
    <w:p w14:paraId="36D42145" w14:textId="4BBFBAAB" w:rsidR="007342E6" w:rsidRDefault="007342E6" w:rsidP="00F31377">
      <w:pPr>
        <w:rPr>
          <w:lang w:eastAsia="en-US"/>
        </w:rPr>
      </w:pPr>
    </w:p>
    <w:p w14:paraId="15690824" w14:textId="75A83323" w:rsidR="007342E6" w:rsidRDefault="007342E6" w:rsidP="0035024D">
      <w:pPr>
        <w:pStyle w:val="code"/>
      </w:pPr>
      <w:r>
        <w:t>[source, shell]</w:t>
      </w:r>
    </w:p>
    <w:p w14:paraId="50BEB4C2" w14:textId="214D6976" w:rsidR="007342E6" w:rsidRDefault="007342E6" w:rsidP="0035024D">
      <w:pPr>
        <w:pStyle w:val="code"/>
      </w:pPr>
      <w:r>
        <w:t>----</w:t>
      </w:r>
    </w:p>
    <w:p w14:paraId="28991222" w14:textId="31D398BB" w:rsidR="007342E6" w:rsidRDefault="007342E6" w:rsidP="0035024D">
      <w:pPr>
        <w:pStyle w:val="code"/>
      </w:pPr>
      <w:r w:rsidRPr="007342E6">
        <w:t>npm install pg</w:t>
      </w:r>
    </w:p>
    <w:p w14:paraId="1D9705A4" w14:textId="3F599FB3" w:rsidR="007342E6" w:rsidRDefault="007342E6" w:rsidP="0035024D">
      <w:pPr>
        <w:pStyle w:val="code"/>
      </w:pPr>
      <w:r>
        <w:t>----</w:t>
      </w:r>
    </w:p>
    <w:p w14:paraId="6C507542" w14:textId="65AF6002" w:rsidR="007342E6" w:rsidRDefault="007342E6" w:rsidP="00F31377">
      <w:pPr>
        <w:rPr>
          <w:lang w:eastAsia="en-US"/>
        </w:rPr>
      </w:pPr>
    </w:p>
    <w:p w14:paraId="14031076" w14:textId="3AD17AD3" w:rsidR="007342E6" w:rsidRDefault="00DA4316" w:rsidP="00F31377">
      <w:pPr>
        <w:rPr>
          <w:lang w:eastAsia="en-US"/>
        </w:rPr>
      </w:pPr>
      <w:r>
        <w:rPr>
          <w:lang w:eastAsia="en-US"/>
        </w:rPr>
        <w:t xml:space="preserve">Once pg is installed, then the following example should connect to </w:t>
      </w:r>
      <w:r w:rsidR="0035024D">
        <w:rPr>
          <w:lang w:eastAsia="en-US"/>
        </w:rPr>
        <w:t>any CockroachDB database using a connection URI:</w:t>
      </w:r>
    </w:p>
    <w:p w14:paraId="1161D4AF" w14:textId="712903DB" w:rsidR="0035024D" w:rsidRDefault="0035024D" w:rsidP="00F31377">
      <w:pPr>
        <w:rPr>
          <w:lang w:eastAsia="en-US"/>
        </w:rPr>
      </w:pPr>
    </w:p>
    <w:p w14:paraId="4D85D0EF" w14:textId="51A7AF20" w:rsidR="0035024D" w:rsidRDefault="0035024D" w:rsidP="0035024D">
      <w:pPr>
        <w:pStyle w:val="code"/>
      </w:pPr>
      <w:r>
        <w:t>[source, JavaScript]</w:t>
      </w:r>
    </w:p>
    <w:p w14:paraId="28F63252" w14:textId="01E630D9" w:rsidR="0035024D" w:rsidRDefault="0035024D" w:rsidP="0035024D">
      <w:pPr>
        <w:pStyle w:val="code"/>
      </w:pPr>
      <w:r>
        <w:t>----</w:t>
      </w:r>
    </w:p>
    <w:p w14:paraId="559E63DA" w14:textId="77777777" w:rsidR="006B6298" w:rsidRDefault="006B6298" w:rsidP="006B6298">
      <w:pPr>
        <w:pStyle w:val="code"/>
      </w:pPr>
      <w:r>
        <w:t>// Example of connecting to CockroachDB using NodeJS</w:t>
      </w:r>
    </w:p>
    <w:p w14:paraId="386976CA" w14:textId="77777777" w:rsidR="006B6298" w:rsidRDefault="006B6298" w:rsidP="006B6298">
      <w:pPr>
        <w:pStyle w:val="code"/>
      </w:pPr>
    </w:p>
    <w:p w14:paraId="40FEFFFF" w14:textId="77777777" w:rsidR="006B6298" w:rsidRDefault="006B6298" w:rsidP="006B6298">
      <w:pPr>
        <w:pStyle w:val="code"/>
      </w:pPr>
      <w:r>
        <w:t>const CrClient = require('pg').Client; //load pg client</w:t>
      </w:r>
    </w:p>
    <w:p w14:paraId="11AFA099" w14:textId="77777777" w:rsidR="006B6298" w:rsidRDefault="006B6298" w:rsidP="006B6298">
      <w:pPr>
        <w:pStyle w:val="code"/>
      </w:pPr>
    </w:p>
    <w:p w14:paraId="19B0C196" w14:textId="77777777" w:rsidR="006B6298" w:rsidRDefault="006B6298" w:rsidP="006B6298">
      <w:pPr>
        <w:pStyle w:val="code"/>
      </w:pPr>
      <w:r>
        <w:t>async function main() {</w:t>
      </w:r>
    </w:p>
    <w:p w14:paraId="2CFF4D38" w14:textId="77777777" w:rsidR="006B6298" w:rsidRDefault="006B6298" w:rsidP="006B6298">
      <w:pPr>
        <w:pStyle w:val="code"/>
      </w:pPr>
      <w:r>
        <w:t xml:space="preserve">    try {</w:t>
      </w:r>
    </w:p>
    <w:p w14:paraId="594219E2" w14:textId="77777777" w:rsidR="006B6298" w:rsidRDefault="006B6298" w:rsidP="006B6298">
      <w:pPr>
        <w:pStyle w:val="code"/>
      </w:pPr>
      <w:r>
        <w:t xml:space="preserve">        // Check parameters</w:t>
      </w:r>
    </w:p>
    <w:p w14:paraId="57E7EA50" w14:textId="77777777" w:rsidR="006B6298" w:rsidRDefault="006B6298" w:rsidP="006B6298">
      <w:pPr>
        <w:pStyle w:val="code"/>
      </w:pPr>
      <w:r>
        <w:t xml:space="preserve">        if (process.argv.length != 3) {</w:t>
      </w:r>
    </w:p>
    <w:p w14:paraId="7714D886" w14:textId="77777777" w:rsidR="006B6298" w:rsidRDefault="006B6298" w:rsidP="006B6298">
      <w:pPr>
        <w:pStyle w:val="code"/>
      </w:pPr>
      <w:r>
        <w:t xml:space="preserve">            console.log('Usage: node helloWorld.js CONNECTION_URI');</w:t>
      </w:r>
    </w:p>
    <w:p w14:paraId="75C3883C" w14:textId="77777777" w:rsidR="006B6298" w:rsidRDefault="006B6298" w:rsidP="006B6298">
      <w:pPr>
        <w:pStyle w:val="code"/>
      </w:pPr>
      <w:r>
        <w:t xml:space="preserve">            process.exit(1);</w:t>
      </w:r>
    </w:p>
    <w:p w14:paraId="694E53DD" w14:textId="77777777" w:rsidR="006B6298" w:rsidRDefault="006B6298" w:rsidP="006B6298">
      <w:pPr>
        <w:pStyle w:val="code"/>
      </w:pPr>
      <w:r>
        <w:t xml:space="preserve">        }</w:t>
      </w:r>
    </w:p>
    <w:p w14:paraId="7CF43F0A" w14:textId="77777777" w:rsidR="006B6298" w:rsidRDefault="006B6298" w:rsidP="006B6298">
      <w:pPr>
        <w:pStyle w:val="code"/>
      </w:pPr>
      <w:r>
        <w:t xml:space="preserve">        // Establish a connection using the command line URI</w:t>
      </w:r>
    </w:p>
    <w:p w14:paraId="41236934" w14:textId="77777777" w:rsidR="006B6298" w:rsidRDefault="006B6298" w:rsidP="006B6298">
      <w:pPr>
        <w:pStyle w:val="code"/>
      </w:pPr>
      <w:r>
        <w:t xml:space="preserve">        const connectionString = process.argv[2];</w:t>
      </w:r>
    </w:p>
    <w:p w14:paraId="0687D26D" w14:textId="77777777" w:rsidR="006B6298" w:rsidRDefault="006B6298" w:rsidP="006B6298">
      <w:pPr>
        <w:pStyle w:val="code"/>
      </w:pPr>
      <w:r>
        <w:t xml:space="preserve">        const crClient = new CrClient(connectionString);</w:t>
      </w:r>
    </w:p>
    <w:p w14:paraId="23A04D9B" w14:textId="77777777" w:rsidR="006B6298" w:rsidRDefault="006B6298" w:rsidP="006B6298">
      <w:pPr>
        <w:pStyle w:val="code"/>
      </w:pPr>
      <w:r>
        <w:t xml:space="preserve">        await crClient.connect();</w:t>
      </w:r>
    </w:p>
    <w:p w14:paraId="57CDFB04" w14:textId="77777777" w:rsidR="006B6298" w:rsidRDefault="006B6298" w:rsidP="006B6298">
      <w:pPr>
        <w:pStyle w:val="code"/>
      </w:pPr>
    </w:p>
    <w:p w14:paraId="14239BC7" w14:textId="77777777" w:rsidR="006B6298" w:rsidRDefault="006B6298" w:rsidP="006B6298">
      <w:pPr>
        <w:pStyle w:val="code"/>
      </w:pPr>
      <w:r>
        <w:t xml:space="preserve">        // Issue a SELECT </w:t>
      </w:r>
    </w:p>
    <w:p w14:paraId="351BD42C" w14:textId="77777777" w:rsidR="006B6298" w:rsidRDefault="006B6298" w:rsidP="006B6298">
      <w:pPr>
        <w:pStyle w:val="code"/>
      </w:pPr>
      <w:r>
        <w:t xml:space="preserve">        const data = await crClient.query(</w:t>
      </w:r>
    </w:p>
    <w:p w14:paraId="07A75C47" w14:textId="77777777" w:rsidR="006B6298" w:rsidRDefault="006B6298" w:rsidP="006B6298">
      <w:pPr>
        <w:pStyle w:val="code"/>
      </w:pPr>
      <w:r>
        <w:t xml:space="preserve">            `SELECT CONCAT('Hello from CockroachDB at ',</w:t>
      </w:r>
    </w:p>
    <w:p w14:paraId="3A8BBD6D" w14:textId="77777777" w:rsidR="006B6298" w:rsidRDefault="006B6298" w:rsidP="006B6298">
      <w:pPr>
        <w:pStyle w:val="code"/>
      </w:pPr>
      <w:r>
        <w:t xml:space="preserve">                            CAST (NOW() as STRING)) as hello`</w:t>
      </w:r>
    </w:p>
    <w:p w14:paraId="1DEEC9D4" w14:textId="77777777" w:rsidR="006B6298" w:rsidRDefault="006B6298" w:rsidP="006B6298">
      <w:pPr>
        <w:pStyle w:val="code"/>
      </w:pPr>
      <w:r>
        <w:t xml:space="preserve">        );</w:t>
      </w:r>
    </w:p>
    <w:p w14:paraId="6CC18B93" w14:textId="77777777" w:rsidR="006B6298" w:rsidRDefault="006B6298" w:rsidP="006B6298">
      <w:pPr>
        <w:pStyle w:val="code"/>
      </w:pPr>
      <w:r>
        <w:t xml:space="preserve">        // Print out the error message</w:t>
      </w:r>
    </w:p>
    <w:p w14:paraId="58148422" w14:textId="77777777" w:rsidR="006B6298" w:rsidRDefault="006B6298" w:rsidP="006B6298">
      <w:pPr>
        <w:pStyle w:val="code"/>
      </w:pPr>
      <w:r>
        <w:t xml:space="preserve">        console.log(data.rows[0].hello);</w:t>
      </w:r>
    </w:p>
    <w:p w14:paraId="261DDE66" w14:textId="77777777" w:rsidR="006B6298" w:rsidRDefault="006B6298" w:rsidP="006B6298">
      <w:pPr>
        <w:pStyle w:val="code"/>
      </w:pPr>
      <w:r>
        <w:t xml:space="preserve">    } catch (error) {</w:t>
      </w:r>
    </w:p>
    <w:p w14:paraId="62E9C4EC" w14:textId="77777777" w:rsidR="006B6298" w:rsidRDefault="006B6298" w:rsidP="006B6298">
      <w:pPr>
        <w:pStyle w:val="code"/>
      </w:pPr>
      <w:r>
        <w:t xml:space="preserve">        console.log(error.stack);</w:t>
      </w:r>
    </w:p>
    <w:p w14:paraId="3D3471B8" w14:textId="77777777" w:rsidR="006B6298" w:rsidRDefault="006B6298" w:rsidP="006B6298">
      <w:pPr>
        <w:pStyle w:val="code"/>
      </w:pPr>
      <w:r>
        <w:t xml:space="preserve">    }</w:t>
      </w:r>
    </w:p>
    <w:p w14:paraId="1FFB6D79" w14:textId="77777777" w:rsidR="006B6298" w:rsidRDefault="006B6298" w:rsidP="006B6298">
      <w:pPr>
        <w:pStyle w:val="code"/>
      </w:pPr>
      <w:r>
        <w:t xml:space="preserve">    // Exit</w:t>
      </w:r>
    </w:p>
    <w:p w14:paraId="0BA37554" w14:textId="77777777" w:rsidR="006B6298" w:rsidRDefault="006B6298" w:rsidP="006B6298">
      <w:pPr>
        <w:pStyle w:val="code"/>
      </w:pPr>
      <w:r>
        <w:t xml:space="preserve">    process.exit(0);</w:t>
      </w:r>
    </w:p>
    <w:p w14:paraId="18D8DE1A" w14:textId="77777777" w:rsidR="006B6298" w:rsidRDefault="006B6298" w:rsidP="006B6298">
      <w:pPr>
        <w:pStyle w:val="code"/>
      </w:pPr>
      <w:r>
        <w:t>}</w:t>
      </w:r>
    </w:p>
    <w:p w14:paraId="52CD42F7" w14:textId="77777777" w:rsidR="006B6298" w:rsidRDefault="006B6298" w:rsidP="006B6298">
      <w:pPr>
        <w:pStyle w:val="code"/>
      </w:pPr>
    </w:p>
    <w:p w14:paraId="6BF4C128" w14:textId="77777777" w:rsidR="006B6298" w:rsidRDefault="006B6298" w:rsidP="006B6298">
      <w:pPr>
        <w:pStyle w:val="code"/>
      </w:pPr>
      <w:r>
        <w:t>main();</w:t>
      </w:r>
    </w:p>
    <w:p w14:paraId="0A1D4299" w14:textId="315D8645" w:rsidR="0035024D" w:rsidRDefault="0035024D" w:rsidP="006B6298">
      <w:pPr>
        <w:pStyle w:val="code"/>
      </w:pPr>
      <w:r>
        <w:t>----</w:t>
      </w:r>
    </w:p>
    <w:p w14:paraId="75D097E9" w14:textId="27A30F4C" w:rsidR="0035024D" w:rsidRDefault="0035024D" w:rsidP="0035024D">
      <w:pPr>
        <w:pStyle w:val="code"/>
      </w:pPr>
    </w:p>
    <w:p w14:paraId="358EA283" w14:textId="63CB088B" w:rsidR="006B6298" w:rsidRDefault="006B6298" w:rsidP="00CD7270">
      <w:r>
        <w:t xml:space="preserve">This program </w:t>
      </w:r>
      <w:r w:rsidR="000D5D0E">
        <w:t xml:space="preserve">expects the connection string to be provided as the first argument to the program.  The process.argv array contains the </w:t>
      </w:r>
      <w:r w:rsidR="00384996">
        <w:t xml:space="preserve">full command line including </w:t>
      </w:r>
      <w:r w:rsidR="003C3355">
        <w:t>"</w:t>
      </w:r>
      <w:r w:rsidR="00384996">
        <w:t>node</w:t>
      </w:r>
      <w:r w:rsidR="003C3355">
        <w:t>"</w:t>
      </w:r>
      <w:r w:rsidR="00384996">
        <w:t xml:space="preserve"> and </w:t>
      </w:r>
      <w:r w:rsidR="003C3355">
        <w:t>"</w:t>
      </w:r>
      <w:r w:rsidR="00384996">
        <w:t>helloWorld.js</w:t>
      </w:r>
      <w:r w:rsidR="003C3355">
        <w:t>"</w:t>
      </w:r>
      <w:r w:rsidR="00384996">
        <w:t xml:space="preserve">, so the URI actually shows up as the </w:t>
      </w:r>
      <w:r w:rsidR="00CD7270">
        <w:t xml:space="preserve">third element in the array. </w:t>
      </w:r>
    </w:p>
    <w:p w14:paraId="7B9A8460" w14:textId="71D55008" w:rsidR="00CD7270" w:rsidRDefault="00CD7270" w:rsidP="00CD7270"/>
    <w:p w14:paraId="1F6C382C" w14:textId="16FE663D" w:rsidR="00CD7270" w:rsidRDefault="00CD7270" w:rsidP="00CD7270">
      <w:r>
        <w:t xml:space="preserve">We then attempt to establish a connection using that connection string, then issue a SELECT statement that retrieves the time as known to the server. </w:t>
      </w:r>
    </w:p>
    <w:p w14:paraId="38A4FCB7" w14:textId="2C7FC80E" w:rsidR="00CD7270" w:rsidRDefault="00CD7270" w:rsidP="00CD7270"/>
    <w:p w14:paraId="3D2A972E" w14:textId="115B43E3" w:rsidR="00CD7270" w:rsidRDefault="1103BF3E" w:rsidP="00CD7270">
      <w:r>
        <w:t xml:space="preserve">Here we connect to the CockroachCloud server that we </w:t>
      </w:r>
      <w:del w:id="255" w:author="Guy Harrison" w:date="2021-05-08T16:42:00Z">
        <w:r>
          <w:delText>setup</w:delText>
        </w:r>
      </w:del>
      <w:ins w:id="256" w:author="Guy Harrison" w:date="2021-05-08T16:42:00Z">
        <w:r>
          <w:t>set</w:t>
        </w:r>
        <w:r w:rsidR="007607C5">
          <w:t xml:space="preserve"> </w:t>
        </w:r>
        <w:r>
          <w:t>up</w:t>
        </w:r>
      </w:ins>
      <w:r>
        <w:t xml:space="preserve"> earlier in this chapter:</w:t>
      </w:r>
    </w:p>
    <w:p w14:paraId="32247792" w14:textId="7153053B" w:rsidR="00672841" w:rsidRDefault="00672841" w:rsidP="00CD7270"/>
    <w:p w14:paraId="18FC9109" w14:textId="5F8EBC17" w:rsidR="008B15F2" w:rsidRDefault="008B15F2" w:rsidP="00C5649A">
      <w:pPr>
        <w:pStyle w:val="code"/>
      </w:pPr>
      <w:r>
        <w:t>[source, shell]</w:t>
      </w:r>
    </w:p>
    <w:p w14:paraId="01D2A47D" w14:textId="215844DE" w:rsidR="008B15F2" w:rsidRDefault="008B15F2" w:rsidP="00C5649A">
      <w:pPr>
        <w:pStyle w:val="code"/>
      </w:pPr>
      <w:r>
        <w:t>----</w:t>
      </w:r>
    </w:p>
    <w:p w14:paraId="2BDB719C" w14:textId="3AFC4CF9" w:rsidR="008B15F2" w:rsidRDefault="008B15F2" w:rsidP="00C5649A">
      <w:pPr>
        <w:pStyle w:val="code"/>
      </w:pPr>
      <w:r>
        <w:rPr>
          <w:rFonts w:ascii="Segoe UI Symbol" w:hAnsi="Segoe UI Symbol" w:cs="Segoe UI Symbol"/>
        </w:rPr>
        <w:t>$</w:t>
      </w:r>
      <w:r>
        <w:t xml:space="preserve"> node helloWorld.js "postgres://guy:b4_jPoEYw4_Ixsj7@free-tier6.gcp-asia-southeast1.cockroachlabs.cloud:26257/defaultdb?sslmode=verify-full&amp;sslrootcert=$HOME/CRDBKeys/cc-ca.crt&amp;options=--cluster=grumpy-orca-56"</w:t>
      </w:r>
    </w:p>
    <w:p w14:paraId="7C21CD6A" w14:textId="77777777" w:rsidR="008B15F2" w:rsidRDefault="008B15F2" w:rsidP="00C5649A">
      <w:pPr>
        <w:pStyle w:val="code"/>
      </w:pPr>
    </w:p>
    <w:p w14:paraId="30D096D4" w14:textId="5256BC75" w:rsidR="00672841" w:rsidRDefault="008B15F2" w:rsidP="00C5649A">
      <w:pPr>
        <w:pStyle w:val="code"/>
      </w:pPr>
      <w:r>
        <w:t>Hello from CockroachDB at 2021-05-02 00:17:40.835834+00:00</w:t>
      </w:r>
    </w:p>
    <w:p w14:paraId="6488BD1A" w14:textId="02DB87FB" w:rsidR="008B15F2" w:rsidRDefault="008B15F2" w:rsidP="00C5649A">
      <w:pPr>
        <w:pStyle w:val="code"/>
      </w:pPr>
      <w:r>
        <w:t>----</w:t>
      </w:r>
    </w:p>
    <w:p w14:paraId="4EF64060" w14:textId="37D24E00" w:rsidR="00672841" w:rsidRDefault="00672841" w:rsidP="00CD7270"/>
    <w:p w14:paraId="1A071E75" w14:textId="75480499" w:rsidR="008B15F2" w:rsidRDefault="008B15F2" w:rsidP="00CD7270">
      <w:r>
        <w:t xml:space="preserve">And here we connect to </w:t>
      </w:r>
      <w:r w:rsidR="00C5649A">
        <w:t>a local CockroachDB running in insecure mode</w:t>
      </w:r>
      <w:del w:id="257" w:author="Guy Harrison" w:date="2021-05-08T16:42:00Z">
        <w:r w:rsidR="526BB698">
          <w:delText>:</w:delText>
        </w:r>
      </w:del>
    </w:p>
    <w:p w14:paraId="076AC74A" w14:textId="266C1835" w:rsidR="008B15F2" w:rsidRDefault="008B15F2" w:rsidP="00CD7270"/>
    <w:p w14:paraId="526D0C20" w14:textId="77777777" w:rsidR="00C5649A" w:rsidRDefault="00C5649A" w:rsidP="00C5649A">
      <w:pPr>
        <w:pStyle w:val="code"/>
      </w:pPr>
      <w:r>
        <w:t>[source, shell]</w:t>
      </w:r>
    </w:p>
    <w:p w14:paraId="3C770D4E" w14:textId="77777777" w:rsidR="00C5649A" w:rsidRDefault="00C5649A" w:rsidP="00C5649A">
      <w:pPr>
        <w:pStyle w:val="code"/>
      </w:pPr>
      <w:r>
        <w:t>----</w:t>
      </w:r>
    </w:p>
    <w:p w14:paraId="1BE9772F" w14:textId="77777777" w:rsidR="008B15F2" w:rsidRDefault="008B15F2" w:rsidP="00C5649A">
      <w:pPr>
        <w:pStyle w:val="code"/>
      </w:pPr>
    </w:p>
    <w:p w14:paraId="47C25D5F" w14:textId="039FF61A" w:rsidR="00C5649A" w:rsidRPr="00C5649A" w:rsidRDefault="00C5649A" w:rsidP="00C5649A">
      <w:pPr>
        <w:pStyle w:val="code"/>
      </w:pPr>
      <w:r>
        <w:rPr>
          <w:rFonts w:ascii="Segoe UI Symbol" w:hAnsi="Segoe UI Symbol" w:cs="Segoe UI Symbol"/>
        </w:rPr>
        <w:t>$</w:t>
      </w:r>
      <w:r w:rsidRPr="00C5649A">
        <w:t xml:space="preserve"> node helloWorld.js 'postgres://root@localhost:26257?sslmode=disable'</w:t>
      </w:r>
    </w:p>
    <w:p w14:paraId="77B268FB" w14:textId="0684E9B2" w:rsidR="007342E6" w:rsidRDefault="00C5649A" w:rsidP="00C5649A">
      <w:pPr>
        <w:pStyle w:val="code"/>
      </w:pPr>
      <w:r w:rsidRPr="00C5649A">
        <w:t>Hello from CockroachDB at 2021-05-02 00:32:39.125419+00:00</w:t>
      </w:r>
    </w:p>
    <w:p w14:paraId="219AFF64" w14:textId="271DE6E6" w:rsidR="00C5649A" w:rsidRDefault="00C5649A" w:rsidP="00C5649A">
      <w:pPr>
        <w:pStyle w:val="code"/>
      </w:pPr>
      <w:r>
        <w:t>----</w:t>
      </w:r>
    </w:p>
    <w:p w14:paraId="61301EAD" w14:textId="77777777" w:rsidR="00C5649A" w:rsidRDefault="00C5649A" w:rsidP="00C5649A">
      <w:pPr>
        <w:rPr>
          <w:rFonts w:ascii="Courier New" w:eastAsiaTheme="minorEastAsia" w:hAnsi="Courier New" w:cstheme="minorBidi"/>
          <w:sz w:val="18"/>
          <w:szCs w:val="22"/>
          <w:lang w:eastAsia="en-US"/>
        </w:rPr>
      </w:pPr>
    </w:p>
    <w:p w14:paraId="744342EE" w14:textId="66C0C881" w:rsidR="00C5649A" w:rsidRDefault="008D65FB" w:rsidP="008D65FB">
      <w:pPr>
        <w:pStyle w:val="Heading3"/>
      </w:pPr>
      <w:r>
        <w:t>Connecting to CockroachDB from Java</w:t>
      </w:r>
    </w:p>
    <w:p w14:paraId="2EB9593E" w14:textId="77777777" w:rsidR="00C71734" w:rsidRDefault="00C71734" w:rsidP="00C71734">
      <w:pPr>
        <w:rPr>
          <w:lang w:eastAsia="en-US"/>
        </w:rPr>
      </w:pPr>
    </w:p>
    <w:p w14:paraId="4292AE3C" w14:textId="77777777" w:rsidR="00A342DE" w:rsidRDefault="00C71734" w:rsidP="00C71734">
      <w:pPr>
        <w:rPr>
          <w:lang w:eastAsia="en-US"/>
        </w:rPr>
      </w:pPr>
      <w:r>
        <w:rPr>
          <w:lang w:eastAsia="en-US"/>
        </w:rPr>
        <w:t xml:space="preserve">Java is the workhorse of millions of applications </w:t>
      </w:r>
      <w:r w:rsidR="00C00B7C">
        <w:rPr>
          <w:lang w:eastAsia="en-US"/>
        </w:rPr>
        <w:t>across all industries and contexts</w:t>
      </w:r>
      <w:r w:rsidR="00A342DE">
        <w:rPr>
          <w:lang w:eastAsia="en-US"/>
        </w:rPr>
        <w:t>.</w:t>
      </w:r>
    </w:p>
    <w:p w14:paraId="11A4B7A2" w14:textId="77777777" w:rsidR="00A342DE" w:rsidRDefault="00A342DE" w:rsidP="00C71734">
      <w:pPr>
        <w:rPr>
          <w:lang w:eastAsia="en-US"/>
        </w:rPr>
      </w:pPr>
    </w:p>
    <w:p w14:paraId="0B38F060" w14:textId="31CDD162" w:rsidR="00351839" w:rsidRDefault="009549F6" w:rsidP="00C71734">
      <w:pPr>
        <w:rPr>
          <w:lang w:eastAsia="en-US"/>
        </w:rPr>
      </w:pPr>
      <w:r>
        <w:rPr>
          <w:lang w:eastAsia="en-US"/>
        </w:rPr>
        <w:t xml:space="preserve">In this example, we will use the </w:t>
      </w:r>
      <w:r w:rsidR="00285EEE">
        <w:rPr>
          <w:lang w:eastAsia="en-US"/>
        </w:rPr>
        <w:t>official PostgresSQL JDBC driver</w:t>
      </w:r>
      <w:r w:rsidR="00351839">
        <w:rPr>
          <w:lang w:eastAsia="en-US"/>
        </w:rPr>
        <w:t xml:space="preserve"> to connect to a CockroachDB server. </w:t>
      </w:r>
    </w:p>
    <w:p w14:paraId="1F78FDFC" w14:textId="77777777" w:rsidR="00FF58F2" w:rsidRDefault="00FF58F2" w:rsidP="00C71734">
      <w:pPr>
        <w:rPr>
          <w:lang w:eastAsia="en-US"/>
        </w:rPr>
      </w:pPr>
    </w:p>
    <w:p w14:paraId="4A5543FE" w14:textId="49E1269B" w:rsidR="00FF58F2" w:rsidRDefault="00FF58F2" w:rsidP="00C71734">
      <w:pPr>
        <w:rPr>
          <w:lang w:eastAsia="en-US"/>
        </w:rPr>
      </w:pPr>
      <w:r>
        <w:rPr>
          <w:lang w:eastAsia="en-US"/>
        </w:rPr>
        <w:t xml:space="preserve">Download the JDBC driver from here: </w:t>
      </w:r>
      <w:hyperlink r:id="rId28" w:history="1">
        <w:r w:rsidRPr="00CF4050">
          <w:rPr>
            <w:rStyle w:val="Hyperlink"/>
            <w:lang w:eastAsia="en-US"/>
          </w:rPr>
          <w:t>https://jdbc.postgresql.org/download.html</w:t>
        </w:r>
      </w:hyperlink>
      <w:r>
        <w:rPr>
          <w:lang w:eastAsia="en-US"/>
        </w:rPr>
        <w:t xml:space="preserve"> </w:t>
      </w:r>
      <w:r w:rsidR="00CC1ADE">
        <w:rPr>
          <w:lang w:eastAsia="en-US"/>
        </w:rPr>
        <w:t xml:space="preserve">and place it in your CLASSPATH or configure it as a dependency in your IDE. </w:t>
      </w:r>
    </w:p>
    <w:p w14:paraId="0532B78F" w14:textId="77777777" w:rsidR="00CC1ADE" w:rsidRDefault="00CC1ADE" w:rsidP="00C71734">
      <w:pPr>
        <w:rPr>
          <w:lang w:eastAsia="en-US"/>
        </w:rPr>
      </w:pPr>
    </w:p>
    <w:p w14:paraId="141CACE1" w14:textId="221339DD" w:rsidR="00CC1ADE" w:rsidRDefault="00CC1ADE" w:rsidP="00C71734">
      <w:pPr>
        <w:rPr>
          <w:lang w:eastAsia="en-US"/>
        </w:rPr>
      </w:pPr>
      <w:r>
        <w:rPr>
          <w:lang w:eastAsia="en-US"/>
        </w:rPr>
        <w:t xml:space="preserve">The following program accepts a URL, username and password as arguments on the command line and connects to the </w:t>
      </w:r>
      <w:r w:rsidR="00927C62">
        <w:rPr>
          <w:lang w:eastAsia="en-US"/>
        </w:rPr>
        <w:t>CockroachDB cluster concerned, and issues a SELECT statement:</w:t>
      </w:r>
    </w:p>
    <w:p w14:paraId="45152991" w14:textId="77777777" w:rsidR="00927C62" w:rsidRDefault="00927C62" w:rsidP="00C71734">
      <w:pPr>
        <w:rPr>
          <w:lang w:eastAsia="en-US"/>
        </w:rPr>
      </w:pPr>
    </w:p>
    <w:p w14:paraId="0C81EF04" w14:textId="547F31E8" w:rsidR="00927C62" w:rsidRDefault="00927C62" w:rsidP="001B0B3F">
      <w:pPr>
        <w:pStyle w:val="code"/>
      </w:pPr>
      <w:r>
        <w:t>[source, java]</w:t>
      </w:r>
    </w:p>
    <w:p w14:paraId="5EA50A59" w14:textId="347ED81F" w:rsidR="00927C62" w:rsidRDefault="00927C62" w:rsidP="001B0B3F">
      <w:pPr>
        <w:pStyle w:val="code"/>
      </w:pPr>
      <w:r>
        <w:t>----</w:t>
      </w:r>
    </w:p>
    <w:p w14:paraId="7A9AE83A" w14:textId="77777777" w:rsidR="001B0B3F" w:rsidRDefault="001B0B3F" w:rsidP="001B0B3F">
      <w:pPr>
        <w:pStyle w:val="code"/>
      </w:pPr>
      <w:r>
        <w:t>package helloCRDB;</w:t>
      </w:r>
    </w:p>
    <w:p w14:paraId="23CBE066" w14:textId="77777777" w:rsidR="001B0B3F" w:rsidRDefault="001B0B3F" w:rsidP="001B0B3F">
      <w:pPr>
        <w:pStyle w:val="code"/>
      </w:pPr>
    </w:p>
    <w:p w14:paraId="5F6C6F1C" w14:textId="77777777" w:rsidR="001B0B3F" w:rsidRDefault="001B0B3F" w:rsidP="001B0B3F">
      <w:pPr>
        <w:pStyle w:val="code"/>
      </w:pPr>
      <w:r>
        <w:t>import java.sql.Connection;</w:t>
      </w:r>
    </w:p>
    <w:p w14:paraId="5DEF7F01" w14:textId="77777777" w:rsidR="001B0B3F" w:rsidRDefault="001B0B3F" w:rsidP="001B0B3F">
      <w:pPr>
        <w:pStyle w:val="code"/>
      </w:pPr>
      <w:r>
        <w:t>import java.sql.DriverManager;</w:t>
      </w:r>
    </w:p>
    <w:p w14:paraId="47E8308A" w14:textId="77777777" w:rsidR="001B0B3F" w:rsidRDefault="001B0B3F" w:rsidP="001B0B3F">
      <w:pPr>
        <w:pStyle w:val="code"/>
      </w:pPr>
      <w:r>
        <w:t>import java.sql.ResultSet;</w:t>
      </w:r>
    </w:p>
    <w:p w14:paraId="319AFC8B" w14:textId="77777777" w:rsidR="001B0B3F" w:rsidRDefault="001B0B3F" w:rsidP="001B0B3F">
      <w:pPr>
        <w:pStyle w:val="code"/>
      </w:pPr>
      <w:r>
        <w:t>import java.sql.Statement;</w:t>
      </w:r>
    </w:p>
    <w:p w14:paraId="21D7353E" w14:textId="77777777" w:rsidR="001B0B3F" w:rsidRDefault="001B0B3F" w:rsidP="001B0B3F">
      <w:pPr>
        <w:pStyle w:val="code"/>
      </w:pPr>
    </w:p>
    <w:p w14:paraId="58224FB5" w14:textId="77777777" w:rsidR="001B0B3F" w:rsidRDefault="001B0B3F" w:rsidP="001B0B3F">
      <w:pPr>
        <w:pStyle w:val="code"/>
      </w:pPr>
      <w:r>
        <w:t>public class HelloCRDB {</w:t>
      </w:r>
    </w:p>
    <w:p w14:paraId="3758B7D5" w14:textId="77777777" w:rsidR="001B0B3F" w:rsidRDefault="001B0B3F" w:rsidP="001B0B3F">
      <w:pPr>
        <w:pStyle w:val="code"/>
      </w:pPr>
    </w:p>
    <w:p w14:paraId="6191417D" w14:textId="77777777" w:rsidR="001B0B3F" w:rsidRDefault="001B0B3F" w:rsidP="001B0B3F">
      <w:pPr>
        <w:pStyle w:val="code"/>
      </w:pPr>
      <w:r>
        <w:t xml:space="preserve"> </w:t>
      </w:r>
    </w:p>
    <w:p w14:paraId="1C8A53D2" w14:textId="77777777" w:rsidR="001B0B3F" w:rsidRDefault="001B0B3F" w:rsidP="001B0B3F">
      <w:pPr>
        <w:pStyle w:val="code"/>
      </w:pPr>
      <w:r>
        <w:tab/>
      </w:r>
      <w:r>
        <w:tab/>
        <w:t>public static void main(String[] args) {</w:t>
      </w:r>
    </w:p>
    <w:p w14:paraId="01BE58FD" w14:textId="77777777" w:rsidR="001B0B3F" w:rsidRDefault="001B0B3F" w:rsidP="001B0B3F">
      <w:pPr>
        <w:pStyle w:val="code"/>
      </w:pPr>
      <w:r>
        <w:t xml:space="preserve">            Connection cdb = null;</w:t>
      </w:r>
    </w:p>
    <w:p w14:paraId="7E689023" w14:textId="77777777" w:rsidR="001B0B3F" w:rsidRDefault="001B0B3F" w:rsidP="001B0B3F">
      <w:pPr>
        <w:pStyle w:val="code"/>
      </w:pPr>
      <w:r>
        <w:t xml:space="preserve">            try {</w:t>
      </w:r>
    </w:p>
    <w:p w14:paraId="0C6E91B2" w14:textId="77777777" w:rsidR="001B0B3F" w:rsidRDefault="001B0B3F" w:rsidP="001B0B3F">
      <w:pPr>
        <w:pStyle w:val="code"/>
      </w:pPr>
      <w:r>
        <w:t xml:space="preserve">                    Class.forName("org.postgresql.Driver");</w:t>
      </w:r>
    </w:p>
    <w:p w14:paraId="08D81157" w14:textId="77777777" w:rsidR="001B0B3F" w:rsidRDefault="001B0B3F" w:rsidP="001B0B3F">
      <w:pPr>
        <w:pStyle w:val="code"/>
      </w:pPr>
      <w:r>
        <w:t xml:space="preserve">                    String connectionURL="jdbc:"+args[0];</w:t>
      </w:r>
    </w:p>
    <w:p w14:paraId="641DE881" w14:textId="77777777" w:rsidR="001B0B3F" w:rsidRDefault="001B0B3F" w:rsidP="001B0B3F">
      <w:pPr>
        <w:pStyle w:val="code"/>
      </w:pPr>
      <w:r>
        <w:t xml:space="preserve">                    String userName=args[1];</w:t>
      </w:r>
    </w:p>
    <w:p w14:paraId="6A6D9C04" w14:textId="77777777" w:rsidR="001B0B3F" w:rsidRDefault="001B0B3F" w:rsidP="001B0B3F">
      <w:pPr>
        <w:pStyle w:val="code"/>
      </w:pPr>
      <w:r>
        <w:t xml:space="preserve">                    String passWord=args[2];</w:t>
      </w:r>
    </w:p>
    <w:p w14:paraId="0A0728A9" w14:textId="77777777" w:rsidR="001B0B3F" w:rsidRDefault="001B0B3F" w:rsidP="001B0B3F">
      <w:pPr>
        <w:pStyle w:val="code"/>
      </w:pPr>
    </w:p>
    <w:p w14:paraId="4FAFA1C0" w14:textId="77777777" w:rsidR="001B0B3F" w:rsidRDefault="001B0B3F" w:rsidP="001B0B3F">
      <w:pPr>
        <w:pStyle w:val="code"/>
      </w:pPr>
      <w:r>
        <w:t xml:space="preserve">                    cdb = DriverManager.getConnection(connectionURL,userName,passWord);</w:t>
      </w:r>
    </w:p>
    <w:p w14:paraId="1FDD3219" w14:textId="77777777" w:rsidR="001B0B3F" w:rsidRDefault="001B0B3F" w:rsidP="001B0B3F">
      <w:pPr>
        <w:pStyle w:val="code"/>
      </w:pPr>
      <w:r>
        <w:t xml:space="preserve">                    Statement stmt = cdb.createStatement();</w:t>
      </w:r>
    </w:p>
    <w:p w14:paraId="03D7996A" w14:textId="77777777" w:rsidR="001B0B3F" w:rsidRDefault="001B0B3F" w:rsidP="001B0B3F">
      <w:pPr>
        <w:pStyle w:val="code"/>
      </w:pPr>
      <w:r>
        <w:t xml:space="preserve">                    ResultSet rs = stmt</w:t>
      </w:r>
    </w:p>
    <w:p w14:paraId="0125310F" w14:textId="77777777" w:rsidR="001B0B3F" w:rsidRDefault="001B0B3F" w:rsidP="001B0B3F">
      <w:pPr>
        <w:pStyle w:val="code"/>
      </w:pPr>
      <w:r>
        <w:t xml:space="preserve">                                    .executeQuery("SELECT CONCAT('Hello from CockroachDB at ',"</w:t>
      </w:r>
    </w:p>
    <w:p w14:paraId="0AD7ACBF" w14:textId="77777777" w:rsidR="001B0B3F" w:rsidRDefault="001B0B3F" w:rsidP="001B0B3F">
      <w:pPr>
        <w:pStyle w:val="code"/>
      </w:pPr>
      <w:r>
        <w:t xml:space="preserve">                                    </w:t>
      </w:r>
      <w:r>
        <w:tab/>
      </w:r>
      <w:r>
        <w:tab/>
        <w:t>+ "CAST (NOW() as STRING)) AS hello");</w:t>
      </w:r>
    </w:p>
    <w:p w14:paraId="0F0AD9E2" w14:textId="77777777" w:rsidR="001B0B3F" w:rsidRDefault="001B0B3F" w:rsidP="001B0B3F">
      <w:pPr>
        <w:pStyle w:val="code"/>
      </w:pPr>
      <w:r>
        <w:t xml:space="preserve">                    rs.next();</w:t>
      </w:r>
    </w:p>
    <w:p w14:paraId="2E555E73" w14:textId="77777777" w:rsidR="001B0B3F" w:rsidRDefault="001B0B3F" w:rsidP="001B0B3F">
      <w:pPr>
        <w:pStyle w:val="code"/>
      </w:pPr>
      <w:r>
        <w:t xml:space="preserve">                    System.out.println(rs.getString("hello"));</w:t>
      </w:r>
    </w:p>
    <w:p w14:paraId="1C152B79" w14:textId="77777777" w:rsidR="001B0B3F" w:rsidRDefault="001B0B3F" w:rsidP="001B0B3F">
      <w:pPr>
        <w:pStyle w:val="code"/>
      </w:pPr>
    </w:p>
    <w:p w14:paraId="733179F0" w14:textId="77777777" w:rsidR="001B0B3F" w:rsidRDefault="001B0B3F" w:rsidP="001B0B3F">
      <w:pPr>
        <w:pStyle w:val="code"/>
      </w:pPr>
      <w:r>
        <w:t xml:space="preserve">            } catch (Exception e) {</w:t>
      </w:r>
    </w:p>
    <w:p w14:paraId="4C1FDE7D" w14:textId="77777777" w:rsidR="001B0B3F" w:rsidRDefault="001B0B3F" w:rsidP="001B0B3F">
      <w:pPr>
        <w:pStyle w:val="code"/>
      </w:pPr>
      <w:r>
        <w:t xml:space="preserve">                    e.printStackTrace();</w:t>
      </w:r>
    </w:p>
    <w:p w14:paraId="7DA75206" w14:textId="77777777" w:rsidR="001B0B3F" w:rsidRDefault="001B0B3F" w:rsidP="001B0B3F">
      <w:pPr>
        <w:pStyle w:val="code"/>
      </w:pPr>
      <w:r>
        <w:t xml:space="preserve">                    System.err.println(e.getClass().getName() + ": " + e.getMessage());</w:t>
      </w:r>
    </w:p>
    <w:p w14:paraId="1702B09C" w14:textId="77777777" w:rsidR="001B0B3F" w:rsidRDefault="001B0B3F" w:rsidP="001B0B3F">
      <w:pPr>
        <w:pStyle w:val="code"/>
      </w:pPr>
      <w:r>
        <w:t xml:space="preserve">                    System.exit(0);</w:t>
      </w:r>
    </w:p>
    <w:p w14:paraId="5D3E1109" w14:textId="77777777" w:rsidR="001B0B3F" w:rsidRDefault="001B0B3F" w:rsidP="001B0B3F">
      <w:pPr>
        <w:pStyle w:val="code"/>
      </w:pPr>
      <w:r>
        <w:t xml:space="preserve">            }</w:t>
      </w:r>
    </w:p>
    <w:p w14:paraId="3120613C" w14:textId="77777777" w:rsidR="001B0B3F" w:rsidRDefault="001B0B3F" w:rsidP="001B0B3F">
      <w:pPr>
        <w:pStyle w:val="code"/>
      </w:pPr>
      <w:r>
        <w:t xml:space="preserve">    </w:t>
      </w:r>
    </w:p>
    <w:p w14:paraId="423F01E7" w14:textId="77777777" w:rsidR="001B0B3F" w:rsidRDefault="001B0B3F" w:rsidP="001B0B3F">
      <w:pPr>
        <w:pStyle w:val="code"/>
      </w:pPr>
    </w:p>
    <w:p w14:paraId="0638E339" w14:textId="77777777" w:rsidR="001B0B3F" w:rsidRDefault="001B0B3F" w:rsidP="001B0B3F">
      <w:pPr>
        <w:pStyle w:val="code"/>
      </w:pPr>
      <w:r>
        <w:tab/>
        <w:t>}</w:t>
      </w:r>
    </w:p>
    <w:p w14:paraId="4F71AF30" w14:textId="77777777" w:rsidR="001B0B3F" w:rsidRDefault="001B0B3F" w:rsidP="001B0B3F">
      <w:pPr>
        <w:pStyle w:val="code"/>
      </w:pPr>
    </w:p>
    <w:p w14:paraId="34805859" w14:textId="575AA817" w:rsidR="00927C62" w:rsidRDefault="001B0B3F" w:rsidP="001B0B3F">
      <w:pPr>
        <w:pStyle w:val="code"/>
      </w:pPr>
      <w:r>
        <w:t>}</w:t>
      </w:r>
    </w:p>
    <w:p w14:paraId="0CAEE522" w14:textId="37F4E30C" w:rsidR="00927C62" w:rsidRDefault="00927C62" w:rsidP="001B0B3F">
      <w:pPr>
        <w:pStyle w:val="code"/>
      </w:pPr>
      <w:r>
        <w:t>----</w:t>
      </w:r>
    </w:p>
    <w:p w14:paraId="37BE3108" w14:textId="77777777" w:rsidR="00FF58F2" w:rsidRDefault="00FF58F2" w:rsidP="00C71734">
      <w:pPr>
        <w:rPr>
          <w:lang w:eastAsia="en-US"/>
        </w:rPr>
      </w:pPr>
    </w:p>
    <w:p w14:paraId="400F22C5" w14:textId="3FDD1FCD" w:rsidR="00FF58F2" w:rsidRDefault="00E43B26" w:rsidP="00C71734">
      <w:pPr>
        <w:rPr>
          <w:lang w:eastAsia="en-US"/>
        </w:rPr>
      </w:pPr>
      <w:r>
        <w:rPr>
          <w:lang w:eastAsia="en-US"/>
        </w:rPr>
        <w:t>If we wanted to connect to the CockroachCloud server we created earlier, we</w:t>
      </w:r>
      <w:r w:rsidR="003C3355">
        <w:rPr>
          <w:lang w:eastAsia="en-US"/>
        </w:rPr>
        <w:t>'</w:t>
      </w:r>
      <w:r>
        <w:rPr>
          <w:lang w:eastAsia="en-US"/>
        </w:rPr>
        <w:t>d issue the following command</w:t>
      </w:r>
      <w:ins w:id="258" w:author="Guy Harrison" w:date="2021-05-08T16:42:00Z">
        <w:r w:rsidR="00BA3738">
          <w:rPr>
            <w:rStyle w:val="FootnoteReference"/>
            <w:lang w:eastAsia="en-US"/>
          </w:rPr>
          <w:footnoteReference w:id="2"/>
        </w:r>
      </w:ins>
      <w:r>
        <w:rPr>
          <w:lang w:eastAsia="en-US"/>
        </w:rPr>
        <w:t>:</w:t>
      </w:r>
    </w:p>
    <w:p w14:paraId="0FB71A37" w14:textId="77777777" w:rsidR="00E43B26" w:rsidRDefault="00E43B26" w:rsidP="00C71734">
      <w:pPr>
        <w:rPr>
          <w:lang w:eastAsia="en-US"/>
        </w:rPr>
      </w:pPr>
    </w:p>
    <w:p w14:paraId="34169F87" w14:textId="1F888AFE" w:rsidR="00603B8C" w:rsidRDefault="00603B8C" w:rsidP="00603B8C">
      <w:pPr>
        <w:pStyle w:val="code"/>
      </w:pPr>
      <w:r>
        <w:t>[source,bash]</w:t>
      </w:r>
    </w:p>
    <w:p w14:paraId="6123CE88" w14:textId="513085C6" w:rsidR="00603B8C" w:rsidRDefault="00603B8C" w:rsidP="00603B8C">
      <w:pPr>
        <w:pStyle w:val="code"/>
      </w:pPr>
      <w:r>
        <w:t>----</w:t>
      </w:r>
    </w:p>
    <w:p w14:paraId="7AC296A9" w14:textId="23E574E7" w:rsidR="00E43B26" w:rsidRDefault="1103BF3E" w:rsidP="00603B8C">
      <w:pPr>
        <w:pStyle w:val="code"/>
      </w:pPr>
      <w:r>
        <w:t xml:space="preserve">$ java -m helloCRDB/helloCRDB.HelloCRDB </w:t>
      </w:r>
      <w:commentRangeStart w:id="260"/>
      <w:commentRangeStart w:id="261"/>
      <w:r>
        <w:t>postgresql</w:t>
      </w:r>
      <w:commentRangeEnd w:id="260"/>
      <w:r w:rsidR="00DC7690">
        <w:rPr>
          <w:rStyle w:val="CommentReference"/>
        </w:rPr>
        <w:commentReference w:id="260"/>
      </w:r>
      <w:commentRangeEnd w:id="261"/>
      <w:r w:rsidR="00DC7690">
        <w:rPr>
          <w:rStyle w:val="CommentReference"/>
        </w:rPr>
        <w:commentReference w:id="261"/>
      </w:r>
      <w:r>
        <w:t>://free-tier6.gcp-asia-southeast1.cockroachlabs.cloud:26257/defaultdb?sslmode=verify-full&amp;sslrootcert=/Users/guyharrison/CRDBKeys/cc-ca.crt&amp;options=--cluster=grumpy-orca-56 guy b4_jPoEYw4_Ixsj7</w:t>
      </w:r>
    </w:p>
    <w:p w14:paraId="5CF561FA" w14:textId="77777777" w:rsidR="00E24827" w:rsidRDefault="00E24827" w:rsidP="00603B8C">
      <w:pPr>
        <w:pStyle w:val="code"/>
      </w:pPr>
    </w:p>
    <w:p w14:paraId="3DEAE198" w14:textId="1C405B4D" w:rsidR="007465CE" w:rsidRPr="00C5649A" w:rsidRDefault="007465CE" w:rsidP="007465CE">
      <w:pPr>
        <w:pStyle w:val="code"/>
      </w:pPr>
      <w:r>
        <w:rPr>
          <w:rFonts w:ascii="Segoe UI Symbol" w:hAnsi="Segoe UI Symbol" w:cs="Segoe UI Symbol"/>
        </w:rPr>
        <w:t xml:space="preserve"> </w:t>
      </w:r>
    </w:p>
    <w:p w14:paraId="7D82B543" w14:textId="76DD5164" w:rsidR="00E24827" w:rsidRDefault="007465CE" w:rsidP="007465CE">
      <w:pPr>
        <w:pStyle w:val="code"/>
      </w:pPr>
      <w:r w:rsidRPr="00E728BC">
        <w:t>Hello from CockroachDB at 2021-05-05 15:39:07.667438+10:00</w:t>
      </w:r>
    </w:p>
    <w:p w14:paraId="1855F634" w14:textId="01882EEF" w:rsidR="00603B8C" w:rsidRDefault="00603B8C" w:rsidP="00603B8C">
      <w:pPr>
        <w:pStyle w:val="code"/>
      </w:pPr>
      <w:r>
        <w:t>----</w:t>
      </w:r>
    </w:p>
    <w:p w14:paraId="63364F90" w14:textId="77777777" w:rsidR="00351839" w:rsidRDefault="00351839" w:rsidP="00C71734">
      <w:pPr>
        <w:rPr>
          <w:lang w:eastAsia="en-US"/>
        </w:rPr>
      </w:pPr>
    </w:p>
    <w:p w14:paraId="0DBC503E" w14:textId="77E9041E" w:rsidR="00603B8C" w:rsidRDefault="00AD243B" w:rsidP="00C71734">
      <w:pPr>
        <w:rPr>
          <w:lang w:eastAsia="en-US"/>
        </w:rPr>
      </w:pPr>
      <w:r>
        <w:rPr>
          <w:lang w:eastAsia="en-US"/>
        </w:rPr>
        <w:t>And here we connect to a local CockroachDB cluster in insecure mode:</w:t>
      </w:r>
    </w:p>
    <w:p w14:paraId="0D137A2C" w14:textId="77777777" w:rsidR="00AD243B" w:rsidRDefault="00AD243B" w:rsidP="00C71734">
      <w:pPr>
        <w:rPr>
          <w:lang w:eastAsia="en-US"/>
        </w:rPr>
      </w:pPr>
    </w:p>
    <w:p w14:paraId="28B6CE21" w14:textId="77777777" w:rsidR="00AD243B" w:rsidRDefault="00AD243B" w:rsidP="00AD243B">
      <w:pPr>
        <w:pStyle w:val="code"/>
      </w:pPr>
      <w:r>
        <w:t>[source,bash]</w:t>
      </w:r>
    </w:p>
    <w:p w14:paraId="0E2125E0" w14:textId="683B0FF7" w:rsidR="00AD243B" w:rsidRDefault="00AD243B" w:rsidP="00AD243B">
      <w:pPr>
        <w:pStyle w:val="code"/>
      </w:pPr>
      <w:r>
        <w:t>----</w:t>
      </w:r>
    </w:p>
    <w:p w14:paraId="7C62A9B9" w14:textId="2DB6CF70" w:rsidR="00AD243B" w:rsidRDefault="00DC7690" w:rsidP="00AD243B">
      <w:pPr>
        <w:pStyle w:val="code"/>
      </w:pPr>
      <w:r>
        <w:t xml:space="preserve">$ </w:t>
      </w:r>
      <w:r w:rsidR="00AD243B">
        <w:t xml:space="preserve">java  </w:t>
      </w:r>
      <w:r w:rsidR="00AD243B" w:rsidRPr="00AD243B">
        <w:t>-m helloCRDB/helloCRDB.HelloCRDB postgresql://localhost:26257/?sslmode=disable root</w:t>
      </w:r>
      <w:r w:rsidR="003326A3">
        <w:t xml:space="preserve"> ‘’</w:t>
      </w:r>
    </w:p>
    <w:p w14:paraId="522473E2" w14:textId="77777777" w:rsidR="00E24827" w:rsidRDefault="00E24827" w:rsidP="00AD243B">
      <w:pPr>
        <w:pStyle w:val="code"/>
      </w:pPr>
    </w:p>
    <w:p w14:paraId="1FA1EC2C" w14:textId="17CF8EC3" w:rsidR="00E24827" w:rsidRDefault="00074B2E" w:rsidP="00AD243B">
      <w:pPr>
        <w:pStyle w:val="code"/>
      </w:pPr>
      <w:r w:rsidRPr="00074B2E">
        <w:t>Hello from CockroachDB at 2021-05-05 15:38:56.691009+10:00</w:t>
      </w:r>
    </w:p>
    <w:p w14:paraId="11F11C95" w14:textId="6A9E753D" w:rsidR="00AD243B" w:rsidRDefault="00AD243B" w:rsidP="00AD243B">
      <w:pPr>
        <w:pStyle w:val="code"/>
      </w:pPr>
      <w:r>
        <w:t>----</w:t>
      </w:r>
    </w:p>
    <w:p w14:paraId="0715A903" w14:textId="77777777" w:rsidR="00AD243B" w:rsidRDefault="00AD243B" w:rsidP="00C71734">
      <w:pPr>
        <w:rPr>
          <w:lang w:eastAsia="en-US"/>
        </w:rPr>
      </w:pPr>
    </w:p>
    <w:p w14:paraId="14C45553" w14:textId="76FA38BC" w:rsidR="00D930A2" w:rsidRDefault="001631A1" w:rsidP="001631A1">
      <w:pPr>
        <w:pStyle w:val="Heading3"/>
      </w:pPr>
      <w:r>
        <w:t>Connecting to CockroachDB from Python</w:t>
      </w:r>
    </w:p>
    <w:p w14:paraId="028D9E49" w14:textId="77777777" w:rsidR="001631A1" w:rsidRDefault="001631A1" w:rsidP="00C71734">
      <w:pPr>
        <w:rPr>
          <w:lang w:eastAsia="en-US"/>
        </w:rPr>
      </w:pPr>
    </w:p>
    <w:p w14:paraId="229A35BA" w14:textId="66E55711" w:rsidR="00AF60B0" w:rsidRDefault="001631A1" w:rsidP="001631A1">
      <w:r>
        <w:t xml:space="preserve">Python is a widely used scripting language as well as the tool of choice for many data scientists and data wranglers.  </w:t>
      </w:r>
      <w:r w:rsidR="00DE1250">
        <w:t xml:space="preserve"> In this example </w:t>
      </w:r>
      <w:del w:id="262" w:author="Guy Harrison" w:date="2021-05-08T16:42:00Z">
        <w:r w:rsidR="526BB698">
          <w:delText>we'll</w:delText>
        </w:r>
      </w:del>
      <w:ins w:id="263" w:author="Guy Harrison" w:date="2021-05-08T16:42:00Z">
        <w:r w:rsidR="00270F07">
          <w:t>We</w:t>
        </w:r>
        <w:r w:rsidR="003C3355">
          <w:t>'</w:t>
        </w:r>
        <w:r w:rsidR="00270F07">
          <w:t>ll</w:t>
        </w:r>
      </w:ins>
      <w:r w:rsidR="00270F07">
        <w:t xml:space="preserve"> use the +psycopg+ </w:t>
      </w:r>
      <w:r w:rsidR="00175D9E">
        <w:t xml:space="preserve">python-postgresql </w:t>
      </w:r>
      <w:r w:rsidR="00270F07">
        <w:t xml:space="preserve">package to connect to CockroachDB. </w:t>
      </w:r>
    </w:p>
    <w:p w14:paraId="3891EFDF" w14:textId="77777777" w:rsidR="00175D9E" w:rsidRDefault="00175D9E" w:rsidP="001631A1"/>
    <w:p w14:paraId="4E67428B" w14:textId="7F2CDF3E" w:rsidR="00175D9E" w:rsidRDefault="00175D9E" w:rsidP="001631A1">
      <w:r>
        <w:t>To install the +psycopg+ package, issue the following command:</w:t>
      </w:r>
    </w:p>
    <w:p w14:paraId="48AE8B84" w14:textId="77777777" w:rsidR="00E970B6" w:rsidRDefault="00E970B6" w:rsidP="001631A1"/>
    <w:p w14:paraId="7105F85F" w14:textId="445D8AC1" w:rsidR="00E970B6" w:rsidRDefault="00E970B6" w:rsidP="00E970B6">
      <w:pPr>
        <w:pStyle w:val="code"/>
      </w:pPr>
      <w:r>
        <w:t>[source, bash]</w:t>
      </w:r>
    </w:p>
    <w:p w14:paraId="5DEC98F3" w14:textId="1B8E5C51" w:rsidR="00E970B6" w:rsidRDefault="00E970B6" w:rsidP="00E970B6">
      <w:pPr>
        <w:pStyle w:val="code"/>
      </w:pPr>
      <w:r>
        <w:t>----</w:t>
      </w:r>
    </w:p>
    <w:p w14:paraId="36ECA118" w14:textId="5234CA47" w:rsidR="00E970B6" w:rsidRDefault="00DC7690" w:rsidP="00E970B6">
      <w:pPr>
        <w:pStyle w:val="code"/>
      </w:pPr>
      <w:r>
        <w:rPr>
          <w:rFonts w:ascii="Segoe UI Symbol" w:hAnsi="Segoe UI Symbol" w:cs="Segoe UI Symbol"/>
        </w:rPr>
        <w:t>$</w:t>
      </w:r>
      <w:r w:rsidR="00E970B6">
        <w:t xml:space="preserve"> pip3 install </w:t>
      </w:r>
      <w:r w:rsidR="4CFF9D7B">
        <w:t>psycopg2</w:t>
      </w:r>
    </w:p>
    <w:p w14:paraId="00402118" w14:textId="471F94CB" w:rsidR="00E970B6" w:rsidRDefault="4CFF9D7B" w:rsidP="00E970B6">
      <w:pPr>
        <w:pStyle w:val="code"/>
      </w:pPr>
      <w:r>
        <w:t>Collecting</w:t>
      </w:r>
      <w:r w:rsidR="00E970B6">
        <w:t xml:space="preserve"> psycopg2</w:t>
      </w:r>
    </w:p>
    <w:p w14:paraId="37424A9E" w14:textId="77777777" w:rsidR="00E970B6" w:rsidRDefault="00E970B6" w:rsidP="00E970B6">
      <w:pPr>
        <w:pStyle w:val="code"/>
      </w:pPr>
      <w:r>
        <w:t xml:space="preserve">  Using cached psycopg2-2.8.6.tar.gz (383 kB)</w:t>
      </w:r>
    </w:p>
    <w:p w14:paraId="05357262" w14:textId="77777777" w:rsidR="00E970B6" w:rsidRDefault="00E970B6" w:rsidP="00E970B6">
      <w:pPr>
        <w:pStyle w:val="code"/>
      </w:pPr>
      <w:r>
        <w:t>Building wheels for collected packages: psycopg2</w:t>
      </w:r>
    </w:p>
    <w:p w14:paraId="6E71D970" w14:textId="77777777" w:rsidR="00E970B6" w:rsidRDefault="00E970B6" w:rsidP="00E970B6">
      <w:pPr>
        <w:pStyle w:val="code"/>
      </w:pPr>
      <w:r>
        <w:t xml:space="preserve">  Building wheel for psycopg2 (setup.py) ... done</w:t>
      </w:r>
    </w:p>
    <w:p w14:paraId="20AF949A" w14:textId="77777777" w:rsidR="00E970B6" w:rsidRDefault="00E970B6" w:rsidP="00E970B6">
      <w:pPr>
        <w:pStyle w:val="code"/>
      </w:pPr>
      <w:r>
        <w:t xml:space="preserve">  Created wheel for psycopg2: filename=psycopg2-2.8.6-cp39-cp39-macosx_11_0_x86_64.whl size=136267 sha256=0c386372a9a001b321ab7b9a1d895d46ecb4b89dceb4af5cc3d641e8e62fc361</w:t>
      </w:r>
    </w:p>
    <w:p w14:paraId="0AE4959D" w14:textId="77777777" w:rsidR="00E970B6" w:rsidRDefault="00E970B6" w:rsidP="00E970B6">
      <w:pPr>
        <w:pStyle w:val="code"/>
      </w:pPr>
      <w:r>
        <w:t xml:space="preserve">  Stored in directory: /Users/guyharrison/Library/Caches/pip/wheels/a2/07/10/a9a82e72d50feb8d646acde6a88000bbf2ca0f82e41aea438a</w:t>
      </w:r>
    </w:p>
    <w:p w14:paraId="7E4C6E50" w14:textId="77777777" w:rsidR="00E970B6" w:rsidRDefault="00E970B6" w:rsidP="00E970B6">
      <w:pPr>
        <w:pStyle w:val="code"/>
      </w:pPr>
      <w:r>
        <w:t>Successfully built psycopg2</w:t>
      </w:r>
    </w:p>
    <w:p w14:paraId="553101CD" w14:textId="77777777" w:rsidR="00E970B6" w:rsidRDefault="00E970B6" w:rsidP="00E970B6">
      <w:pPr>
        <w:pStyle w:val="code"/>
      </w:pPr>
      <w:r>
        <w:t>Installing collected packages: psycopg2</w:t>
      </w:r>
    </w:p>
    <w:p w14:paraId="12AFD84B" w14:textId="541EF05C" w:rsidR="00E970B6" w:rsidRDefault="00E970B6" w:rsidP="00E970B6">
      <w:pPr>
        <w:pStyle w:val="code"/>
      </w:pPr>
      <w:r>
        <w:t>Successfully installed psycopg2-2.8.6</w:t>
      </w:r>
    </w:p>
    <w:p w14:paraId="0834B559" w14:textId="52371F10" w:rsidR="00E970B6" w:rsidRDefault="00E970B6" w:rsidP="00E970B6">
      <w:pPr>
        <w:pStyle w:val="code"/>
      </w:pPr>
      <w:r>
        <w:t>----</w:t>
      </w:r>
    </w:p>
    <w:p w14:paraId="1E26FE38" w14:textId="77777777" w:rsidR="00175D9E" w:rsidRDefault="00175D9E" w:rsidP="001631A1"/>
    <w:p w14:paraId="639ACBE5" w14:textId="53FBDBEE" w:rsidR="00E970B6" w:rsidRDefault="00E970B6" w:rsidP="001631A1">
      <w:r>
        <w:t>Now the following short program will connect to CockroachDB using a URL provided on the command line and issue a SELECT statement:</w:t>
      </w:r>
    </w:p>
    <w:p w14:paraId="765F952E" w14:textId="67DC831B" w:rsidR="004207E3" w:rsidRDefault="004207E3" w:rsidP="001631A1"/>
    <w:p w14:paraId="73034B3A" w14:textId="6721995C" w:rsidR="001F680A" w:rsidRDefault="001F680A" w:rsidP="001F680A">
      <w:pPr>
        <w:pStyle w:val="code"/>
      </w:pPr>
      <w:r>
        <w:t>[source,python]</w:t>
      </w:r>
    </w:p>
    <w:p w14:paraId="57E461A5" w14:textId="03CB1B7E" w:rsidR="001F680A" w:rsidRDefault="001F680A" w:rsidP="001F680A">
      <w:pPr>
        <w:pStyle w:val="code"/>
      </w:pPr>
      <w:r>
        <w:t>----</w:t>
      </w:r>
    </w:p>
    <w:p w14:paraId="11D48EB2" w14:textId="77777777" w:rsidR="001F680A" w:rsidRDefault="001F680A" w:rsidP="001F680A">
      <w:pPr>
        <w:pStyle w:val="code"/>
      </w:pPr>
      <w:r>
        <w:t>#!/usr/bin/env python3</w:t>
      </w:r>
    </w:p>
    <w:p w14:paraId="2273044E" w14:textId="77777777" w:rsidR="001F680A" w:rsidRDefault="001F680A" w:rsidP="001F680A">
      <w:pPr>
        <w:pStyle w:val="code"/>
      </w:pPr>
    </w:p>
    <w:p w14:paraId="3178DC4F" w14:textId="77777777" w:rsidR="001F680A" w:rsidRDefault="001F680A" w:rsidP="001F680A">
      <w:pPr>
        <w:pStyle w:val="code"/>
      </w:pPr>
      <w:r>
        <w:t>import psycopg2</w:t>
      </w:r>
    </w:p>
    <w:p w14:paraId="04A8907B" w14:textId="77777777" w:rsidR="001F680A" w:rsidRDefault="001F680A" w:rsidP="001F680A">
      <w:pPr>
        <w:pStyle w:val="code"/>
      </w:pPr>
      <w:r>
        <w:t>import sys</w:t>
      </w:r>
    </w:p>
    <w:p w14:paraId="51BB60A0" w14:textId="77777777" w:rsidR="001F680A" w:rsidRDefault="001F680A" w:rsidP="001F680A">
      <w:pPr>
        <w:pStyle w:val="code"/>
      </w:pPr>
      <w:r>
        <w:t xml:space="preserve"> </w:t>
      </w:r>
    </w:p>
    <w:p w14:paraId="1C76BED5" w14:textId="77777777" w:rsidR="001F680A" w:rsidRDefault="001F680A" w:rsidP="001F680A">
      <w:pPr>
        <w:pStyle w:val="code"/>
      </w:pPr>
      <w:r>
        <w:t>def main():</w:t>
      </w:r>
    </w:p>
    <w:p w14:paraId="1283A9A7" w14:textId="77777777" w:rsidR="001F680A" w:rsidRDefault="001F680A" w:rsidP="001F680A">
      <w:pPr>
        <w:pStyle w:val="code"/>
      </w:pPr>
    </w:p>
    <w:p w14:paraId="60102EF4" w14:textId="77777777" w:rsidR="001F680A" w:rsidRDefault="001F680A" w:rsidP="001F680A">
      <w:pPr>
        <w:pStyle w:val="code"/>
      </w:pPr>
      <w:r>
        <w:t xml:space="preserve">  if ((len(sys.argv)) !=2):</w:t>
      </w:r>
    </w:p>
    <w:p w14:paraId="67E624D3" w14:textId="77777777" w:rsidR="001F680A" w:rsidRDefault="001F680A" w:rsidP="001F680A">
      <w:pPr>
        <w:pStyle w:val="code"/>
      </w:pPr>
      <w:r>
        <w:t xml:space="preserve">    sys.exit("Error:No URL provided on command line")</w:t>
      </w:r>
    </w:p>
    <w:p w14:paraId="031F98DC" w14:textId="77777777" w:rsidR="001F680A" w:rsidRDefault="001F680A" w:rsidP="001F680A">
      <w:pPr>
        <w:pStyle w:val="code"/>
      </w:pPr>
      <w:r>
        <w:t xml:space="preserve">  uri=sys.argv[1]</w:t>
      </w:r>
    </w:p>
    <w:p w14:paraId="6E37DA1B" w14:textId="77777777" w:rsidR="001F680A" w:rsidRDefault="001F680A" w:rsidP="001F680A">
      <w:pPr>
        <w:pStyle w:val="code"/>
      </w:pPr>
    </w:p>
    <w:p w14:paraId="6FB721C3" w14:textId="77777777" w:rsidR="001F680A" w:rsidRDefault="001F680A" w:rsidP="001F680A">
      <w:pPr>
        <w:pStyle w:val="code"/>
      </w:pPr>
      <w:r>
        <w:t xml:space="preserve">  conn = psycopg2.connect(uri)</w:t>
      </w:r>
    </w:p>
    <w:p w14:paraId="5F973298" w14:textId="77777777" w:rsidR="001F680A" w:rsidRDefault="001F680A" w:rsidP="001F680A">
      <w:pPr>
        <w:pStyle w:val="code"/>
      </w:pPr>
      <w:r>
        <w:t xml:space="preserve">  with conn.cursor() as cur:</w:t>
      </w:r>
    </w:p>
    <w:p w14:paraId="467CDBB1" w14:textId="77777777" w:rsidR="001F680A" w:rsidRDefault="001F680A" w:rsidP="001F680A">
      <w:pPr>
        <w:pStyle w:val="code"/>
      </w:pPr>
      <w:r>
        <w:t xml:space="preserve">    cur.execute("""SELECT CONCAT('Hello from CockroachDB at ',</w:t>
      </w:r>
    </w:p>
    <w:p w14:paraId="3F04F369" w14:textId="77777777" w:rsidR="001F680A" w:rsidRDefault="001F680A" w:rsidP="001F680A">
      <w:pPr>
        <w:pStyle w:val="code"/>
      </w:pPr>
      <w:r>
        <w:t xml:space="preserve">                   CAST (NOW() as STRING))""")</w:t>
      </w:r>
    </w:p>
    <w:p w14:paraId="3BFAE261" w14:textId="77777777" w:rsidR="001F680A" w:rsidRDefault="001F680A" w:rsidP="001F680A">
      <w:pPr>
        <w:pStyle w:val="code"/>
      </w:pPr>
      <w:r>
        <w:t xml:space="preserve">    data=cur.fetchone()</w:t>
      </w:r>
    </w:p>
    <w:p w14:paraId="22CB77E9" w14:textId="77777777" w:rsidR="001F680A" w:rsidRDefault="001F680A" w:rsidP="001F680A">
      <w:pPr>
        <w:pStyle w:val="code"/>
      </w:pPr>
      <w:r>
        <w:t xml:space="preserve">    print("%s" % data[0])</w:t>
      </w:r>
    </w:p>
    <w:p w14:paraId="72C3E2DC" w14:textId="77777777" w:rsidR="001F680A" w:rsidRDefault="001F680A" w:rsidP="001F680A">
      <w:pPr>
        <w:pStyle w:val="code"/>
      </w:pPr>
    </w:p>
    <w:p w14:paraId="2E0A6081" w14:textId="5FE2FB1F" w:rsidR="001F680A" w:rsidRDefault="001F680A" w:rsidP="001F680A">
      <w:pPr>
        <w:pStyle w:val="code"/>
      </w:pPr>
      <w:r>
        <w:t>main()</w:t>
      </w:r>
    </w:p>
    <w:p w14:paraId="37850364" w14:textId="2480B2EF" w:rsidR="001F680A" w:rsidRDefault="001F680A" w:rsidP="001F680A">
      <w:pPr>
        <w:pStyle w:val="code"/>
      </w:pPr>
      <w:r>
        <w:t>----</w:t>
      </w:r>
    </w:p>
    <w:p w14:paraId="19EB1999" w14:textId="7051E8F0" w:rsidR="00CD1A30" w:rsidRDefault="00CD1A30" w:rsidP="001F680A">
      <w:pPr>
        <w:pStyle w:val="code"/>
      </w:pPr>
    </w:p>
    <w:p w14:paraId="074A2030" w14:textId="77777777" w:rsidR="004207E3" w:rsidRDefault="009F6BAA" w:rsidP="001631A1">
      <w:pPr>
        <w:rPr>
          <w:moveFrom w:id="264" w:author="Guy Harrison" w:date="2021-05-08T16:42:00Z"/>
        </w:rPr>
      </w:pPr>
      <w:commentRangeStart w:id="265"/>
      <w:r>
        <w:t xml:space="preserve">Here we connect to </w:t>
      </w:r>
      <w:moveFromRangeStart w:id="266" w:author="Guy Harrison" w:date="2021-05-08T16:42:00Z" w:name="move71384545"/>
      <w:moveFrom w:id="267" w:author="Guy Harrison" w:date="2021-05-08T16:42:00Z">
        <w:r w:rsidR="00CD1A30">
          <w:t>a local CockroachDB cluster running in insecure mode:</w:t>
        </w:r>
      </w:moveFrom>
    </w:p>
    <w:p w14:paraId="41C19253" w14:textId="77777777" w:rsidR="00CD1A30" w:rsidRDefault="00CD1A30" w:rsidP="001631A1">
      <w:pPr>
        <w:rPr>
          <w:moveFrom w:id="268" w:author="Guy Harrison" w:date="2021-05-08T16:42:00Z"/>
        </w:rPr>
      </w:pPr>
    </w:p>
    <w:p w14:paraId="3A175F88" w14:textId="77777777" w:rsidR="004207E3" w:rsidRDefault="004207E3" w:rsidP="004207E3">
      <w:pPr>
        <w:pStyle w:val="code"/>
        <w:rPr>
          <w:moveFrom w:id="269" w:author="Guy Harrison" w:date="2021-05-08T16:42:00Z"/>
        </w:rPr>
      </w:pPr>
      <w:moveFrom w:id="270" w:author="Guy Harrison" w:date="2021-05-08T16:42:00Z">
        <w:r>
          <w:t>[source, bash]</w:t>
        </w:r>
      </w:moveFrom>
    </w:p>
    <w:p w14:paraId="2DB8B508" w14:textId="77777777" w:rsidR="004207E3" w:rsidRDefault="004207E3" w:rsidP="004207E3">
      <w:pPr>
        <w:pStyle w:val="code"/>
        <w:rPr>
          <w:moveFrom w:id="271" w:author="Guy Harrison" w:date="2021-05-08T16:42:00Z"/>
        </w:rPr>
      </w:pPr>
      <w:moveFrom w:id="272" w:author="Guy Harrison" w:date="2021-05-08T16:42:00Z">
        <w:r>
          <w:t>----</w:t>
        </w:r>
      </w:moveFrom>
    </w:p>
    <w:p w14:paraId="2205B878" w14:textId="77777777" w:rsidR="00E970B6" w:rsidRDefault="00E970B6" w:rsidP="004207E3">
      <w:pPr>
        <w:pStyle w:val="code"/>
        <w:rPr>
          <w:moveFrom w:id="273" w:author="Guy Harrison" w:date="2021-05-08T16:42:00Z"/>
        </w:rPr>
      </w:pPr>
    </w:p>
    <w:p w14:paraId="50828EC9" w14:textId="77777777" w:rsidR="004207E3" w:rsidRDefault="00CD1A30" w:rsidP="004207E3">
      <w:pPr>
        <w:pStyle w:val="code"/>
        <w:rPr>
          <w:moveFrom w:id="274" w:author="Guy Harrison" w:date="2021-05-08T16:42:00Z"/>
        </w:rPr>
      </w:pPr>
      <w:moveFrom w:id="275" w:author="Guy Harrison" w:date="2021-05-08T16:42:00Z">
        <w:r>
          <w:rPr>
            <w:rFonts w:ascii="Segoe UI Symbol" w:hAnsi="Segoe UI Symbol" w:cs="Segoe UI Symbol"/>
          </w:rPr>
          <w:t>$</w:t>
        </w:r>
        <w:r w:rsidR="004207E3">
          <w:t xml:space="preserve"> python helloCRDB.py 'postgres://root@localhost:26257?sslmode=disable'</w:t>
        </w:r>
      </w:moveFrom>
    </w:p>
    <w:p w14:paraId="3BACA1E4" w14:textId="77777777" w:rsidR="00E970B6" w:rsidRDefault="004207E3" w:rsidP="004207E3">
      <w:pPr>
        <w:pStyle w:val="code"/>
        <w:rPr>
          <w:moveFrom w:id="276" w:author="Guy Harrison" w:date="2021-05-08T16:42:00Z"/>
        </w:rPr>
      </w:pPr>
      <w:moveFrom w:id="277" w:author="Guy Harrison" w:date="2021-05-08T16:42:00Z">
        <w:r>
          <w:t>Hello from CockroachDB at 2021-05-02 02:33:00.755359+00:00</w:t>
        </w:r>
      </w:moveFrom>
    </w:p>
    <w:p w14:paraId="68CB7EBE" w14:textId="77777777" w:rsidR="004207E3" w:rsidRDefault="004207E3" w:rsidP="004207E3">
      <w:pPr>
        <w:pStyle w:val="code"/>
        <w:rPr>
          <w:moveFrom w:id="278" w:author="Guy Harrison" w:date="2021-05-08T16:42:00Z"/>
        </w:rPr>
      </w:pPr>
      <w:moveFrom w:id="279" w:author="Guy Harrison" w:date="2021-05-08T16:42:00Z">
        <w:r>
          <w:t>----</w:t>
        </w:r>
      </w:moveFrom>
    </w:p>
    <w:p w14:paraId="61CA33D6" w14:textId="77777777" w:rsidR="00540055" w:rsidRDefault="00540055" w:rsidP="004207E3">
      <w:pPr>
        <w:pStyle w:val="code"/>
        <w:rPr>
          <w:moveFrom w:id="280" w:author="Guy Harrison" w:date="2021-05-08T16:42:00Z"/>
        </w:rPr>
      </w:pPr>
    </w:p>
    <w:moveFromRangeEnd w:id="266"/>
    <w:p w14:paraId="7DB718A5" w14:textId="42C52408" w:rsidR="009F6BAA" w:rsidRDefault="00540055" w:rsidP="009F6BAA">
      <w:del w:id="281" w:author="Guy Harrison" w:date="2021-05-08T16:42:00Z">
        <w:r>
          <w:delText xml:space="preserve">And here we connect to </w:delText>
        </w:r>
      </w:del>
      <w:r w:rsidR="009F6BAA">
        <w:t>the CockroachCloud</w:t>
      </w:r>
      <w:commentRangeEnd w:id="265"/>
      <w:r w:rsidR="009F6BAA">
        <w:rPr>
          <w:rStyle w:val="CommentReference"/>
        </w:rPr>
        <w:commentReference w:id="265"/>
      </w:r>
      <w:r w:rsidR="009F6BAA">
        <w:t xml:space="preserve"> database we established earlier in the chapter</w:t>
      </w:r>
      <w:r w:rsidR="009F6BAA">
        <w:rPr>
          <w:rStyle w:val="FootnoteReference"/>
        </w:rPr>
        <w:footnoteReference w:id="3"/>
      </w:r>
      <w:r w:rsidR="009F6BAA">
        <w:t>:</w:t>
      </w:r>
    </w:p>
    <w:p w14:paraId="743973B7" w14:textId="77777777" w:rsidR="009F6BAA" w:rsidRDefault="009F6BAA" w:rsidP="009F6BAA">
      <w:pPr>
        <w:pStyle w:val="code"/>
      </w:pPr>
    </w:p>
    <w:p w14:paraId="5B192465" w14:textId="77777777" w:rsidR="009F6BAA" w:rsidRDefault="009F6BAA" w:rsidP="009F6BAA">
      <w:pPr>
        <w:pStyle w:val="code"/>
      </w:pPr>
      <w:r>
        <w:t>[source, bash]</w:t>
      </w:r>
    </w:p>
    <w:p w14:paraId="6E962CB3" w14:textId="77777777" w:rsidR="009F6BAA" w:rsidRDefault="009F6BAA" w:rsidP="009F6BAA">
      <w:pPr>
        <w:pStyle w:val="code"/>
      </w:pPr>
      <w:r>
        <w:t>----</w:t>
      </w:r>
    </w:p>
    <w:p w14:paraId="123DD274" w14:textId="200428EA" w:rsidR="009F6BAA" w:rsidRDefault="009F6BAA" w:rsidP="009F6BAA">
      <w:pPr>
        <w:pStyle w:val="code"/>
      </w:pPr>
      <w:r>
        <w:rPr>
          <w:rFonts w:ascii="Segoe UI Symbol" w:hAnsi="Segoe UI Symbol" w:cs="Segoe UI Symbol"/>
        </w:rPr>
        <w:t xml:space="preserve">$ </w:t>
      </w:r>
      <w:r>
        <w:t>python helloCRDB.py 'postgres://guy:b4_jPoEYw4_Ixsj7@free-tier6.gcp-asia-southeast1.cockroachlabs.cloud:26257/defaultdb?sslmode=verify-full&amp;sslrootcert=/Users/guyharrison/CRDBKeys/cc-ca.crt&amp;options=--cluster</w:t>
      </w:r>
      <w:commentRangeStart w:id="282"/>
      <w:commentRangeStart w:id="283"/>
      <w:r>
        <w:t>%3d</w:t>
      </w:r>
      <w:commentRangeEnd w:id="282"/>
      <w:r>
        <w:rPr>
          <w:rStyle w:val="CommentReference"/>
        </w:rPr>
        <w:commentReference w:id="282"/>
      </w:r>
      <w:commentRangeEnd w:id="283"/>
      <w:r w:rsidR="00CD0280">
        <w:rPr>
          <w:rStyle w:val="CommentReference"/>
          <w:rFonts w:ascii="Times New Roman" w:eastAsia="Times New Roman" w:hAnsi="Times New Roman" w:cs="Times New Roman"/>
          <w:lang w:eastAsia="en-GB"/>
        </w:rPr>
        <w:commentReference w:id="283"/>
      </w:r>
      <w:r>
        <w:t>grumpy-orca-56'</w:t>
      </w:r>
    </w:p>
    <w:p w14:paraId="68BF76B1" w14:textId="77777777" w:rsidR="009F6BAA" w:rsidRDefault="009F6BAA" w:rsidP="009F6BAA">
      <w:pPr>
        <w:pStyle w:val="code"/>
      </w:pPr>
    </w:p>
    <w:p w14:paraId="14395A3E" w14:textId="77777777" w:rsidR="009F6BAA" w:rsidRDefault="009F6BAA" w:rsidP="009F6BAA">
      <w:pPr>
        <w:pStyle w:val="code"/>
      </w:pPr>
      <w:r>
        <w:t>Hello from CockroachDB at 2021-05-02 02:39:55.859734+00:00</w:t>
      </w:r>
    </w:p>
    <w:p w14:paraId="7747AC40" w14:textId="77777777" w:rsidR="009F6BAA" w:rsidRDefault="009F6BAA" w:rsidP="009F6BAA">
      <w:pPr>
        <w:pStyle w:val="code"/>
      </w:pPr>
      <w:r>
        <w:t>----</w:t>
      </w:r>
    </w:p>
    <w:p w14:paraId="11622877" w14:textId="77777777" w:rsidR="009F6BAA" w:rsidRDefault="009F6BAA" w:rsidP="001F680A">
      <w:pPr>
        <w:pStyle w:val="code"/>
        <w:rPr>
          <w:ins w:id="284" w:author="Guy Harrison" w:date="2021-05-08T16:42:00Z"/>
        </w:rPr>
      </w:pPr>
    </w:p>
    <w:p w14:paraId="5D571413" w14:textId="702DDFD8" w:rsidR="004207E3" w:rsidRDefault="009F6BAA" w:rsidP="001631A1">
      <w:pPr>
        <w:rPr>
          <w:moveTo w:id="285" w:author="Guy Harrison" w:date="2021-05-08T16:42:00Z"/>
        </w:rPr>
      </w:pPr>
      <w:ins w:id="286" w:author="Guy Harrison" w:date="2021-05-08T16:42:00Z">
        <w:r>
          <w:t>And h</w:t>
        </w:r>
        <w:r w:rsidR="001F680A">
          <w:t xml:space="preserve">ere we connect </w:t>
        </w:r>
        <w:r w:rsidR="00CD1A30">
          <w:t xml:space="preserve">to </w:t>
        </w:r>
      </w:ins>
      <w:moveToRangeStart w:id="287" w:author="Guy Harrison" w:date="2021-05-08T16:42:00Z" w:name="move71384545"/>
      <w:moveTo w:id="288" w:author="Guy Harrison" w:date="2021-05-08T16:42:00Z">
        <w:r w:rsidR="00CD1A30">
          <w:t>a local CockroachDB cluster running in insecure mode:</w:t>
        </w:r>
      </w:moveTo>
    </w:p>
    <w:p w14:paraId="4EBB6E59" w14:textId="77777777" w:rsidR="00CD1A30" w:rsidRDefault="00CD1A30" w:rsidP="001631A1">
      <w:pPr>
        <w:rPr>
          <w:moveTo w:id="289" w:author="Guy Harrison" w:date="2021-05-08T16:42:00Z"/>
        </w:rPr>
      </w:pPr>
    </w:p>
    <w:p w14:paraId="4714BE89" w14:textId="79AD4A63" w:rsidR="004207E3" w:rsidRDefault="004207E3" w:rsidP="004207E3">
      <w:pPr>
        <w:pStyle w:val="code"/>
        <w:rPr>
          <w:moveTo w:id="290" w:author="Guy Harrison" w:date="2021-05-08T16:42:00Z"/>
        </w:rPr>
      </w:pPr>
      <w:moveTo w:id="291" w:author="Guy Harrison" w:date="2021-05-08T16:42:00Z">
        <w:r>
          <w:t>[source, bash]</w:t>
        </w:r>
      </w:moveTo>
    </w:p>
    <w:p w14:paraId="43ED23A5" w14:textId="70C2060A" w:rsidR="004207E3" w:rsidRDefault="004207E3" w:rsidP="004207E3">
      <w:pPr>
        <w:pStyle w:val="code"/>
        <w:rPr>
          <w:moveTo w:id="292" w:author="Guy Harrison" w:date="2021-05-08T16:42:00Z"/>
        </w:rPr>
      </w:pPr>
      <w:moveTo w:id="293" w:author="Guy Harrison" w:date="2021-05-08T16:42:00Z">
        <w:r>
          <w:t>----</w:t>
        </w:r>
      </w:moveTo>
    </w:p>
    <w:p w14:paraId="78D79EF3" w14:textId="77777777" w:rsidR="00E970B6" w:rsidRDefault="00E970B6" w:rsidP="004207E3">
      <w:pPr>
        <w:pStyle w:val="code"/>
        <w:rPr>
          <w:moveTo w:id="294" w:author="Guy Harrison" w:date="2021-05-08T16:42:00Z"/>
        </w:rPr>
      </w:pPr>
    </w:p>
    <w:p w14:paraId="473FE8BD" w14:textId="36C88038" w:rsidR="004207E3" w:rsidRDefault="00CD1A30" w:rsidP="004207E3">
      <w:pPr>
        <w:pStyle w:val="code"/>
        <w:rPr>
          <w:moveTo w:id="295" w:author="Guy Harrison" w:date="2021-05-08T16:42:00Z"/>
        </w:rPr>
      </w:pPr>
      <w:moveTo w:id="296" w:author="Guy Harrison" w:date="2021-05-08T16:42:00Z">
        <w:r>
          <w:rPr>
            <w:rFonts w:ascii="Segoe UI Symbol" w:hAnsi="Segoe UI Symbol" w:cs="Segoe UI Symbol"/>
          </w:rPr>
          <w:t>$</w:t>
        </w:r>
        <w:r w:rsidR="004207E3">
          <w:t xml:space="preserve"> python helloCRDB.py 'postgres://root@localhost:26257?sslmode=disable'</w:t>
        </w:r>
      </w:moveTo>
    </w:p>
    <w:p w14:paraId="40F44A87" w14:textId="79D07924" w:rsidR="00E970B6" w:rsidRDefault="004207E3" w:rsidP="004207E3">
      <w:pPr>
        <w:pStyle w:val="code"/>
        <w:rPr>
          <w:moveTo w:id="297" w:author="Guy Harrison" w:date="2021-05-08T16:42:00Z"/>
        </w:rPr>
      </w:pPr>
      <w:moveTo w:id="298" w:author="Guy Harrison" w:date="2021-05-08T16:42:00Z">
        <w:r>
          <w:t>Hello from CockroachDB at 2021-05-02 02:33:00.755359+00:00</w:t>
        </w:r>
      </w:moveTo>
    </w:p>
    <w:p w14:paraId="53B16349" w14:textId="3DBA7B8F" w:rsidR="004207E3" w:rsidRDefault="004207E3" w:rsidP="004207E3">
      <w:pPr>
        <w:pStyle w:val="code"/>
        <w:rPr>
          <w:moveTo w:id="299" w:author="Guy Harrison" w:date="2021-05-08T16:42:00Z"/>
        </w:rPr>
      </w:pPr>
      <w:moveTo w:id="300" w:author="Guy Harrison" w:date="2021-05-08T16:42:00Z">
        <w:r>
          <w:t>----</w:t>
        </w:r>
      </w:moveTo>
    </w:p>
    <w:p w14:paraId="45A6E64B" w14:textId="77777777" w:rsidR="00540055" w:rsidRDefault="00540055" w:rsidP="004207E3">
      <w:pPr>
        <w:pStyle w:val="code"/>
        <w:rPr>
          <w:moveTo w:id="301" w:author="Guy Harrison" w:date="2021-05-08T16:42:00Z"/>
        </w:rPr>
      </w:pPr>
    </w:p>
    <w:moveToRangeEnd w:id="287"/>
    <w:p w14:paraId="0B6312F7" w14:textId="1C9DEF18" w:rsidR="00175D9E" w:rsidRDefault="00BC2C7E" w:rsidP="00BC2C7E">
      <w:pPr>
        <w:pStyle w:val="Heading3"/>
      </w:pPr>
      <w:r>
        <w:t>Connecting to CockroachDB from Go</w:t>
      </w:r>
    </w:p>
    <w:p w14:paraId="010276BC" w14:textId="1AD242C0" w:rsidR="00BC2C7E" w:rsidRDefault="00BC2C7E" w:rsidP="001631A1"/>
    <w:p w14:paraId="4479D4B6" w14:textId="582D0A1B" w:rsidR="00BC2C7E" w:rsidRDefault="00BC2C7E" w:rsidP="001631A1">
      <w:r>
        <w:t>The GO language is one of the fastest</w:t>
      </w:r>
      <w:r w:rsidR="00DC7690">
        <w:t>-</w:t>
      </w:r>
      <w:r>
        <w:t>growing programming languages</w:t>
      </w:r>
      <w:r w:rsidR="00DC7690">
        <w:t>,</w:t>
      </w:r>
      <w:r>
        <w:t xml:space="preserve"> which offers </w:t>
      </w:r>
      <w:r w:rsidR="00563247">
        <w:t xml:space="preserve">high performance, modern programming paradigms and a low footprint.  Much of the CockroachDB </w:t>
      </w:r>
      <w:r w:rsidR="008B2099">
        <w:t xml:space="preserve">database platform is written in Go, so Go is a great choice for CockroachDB development. </w:t>
      </w:r>
    </w:p>
    <w:p w14:paraId="686B3677" w14:textId="77777777" w:rsidR="008B2099" w:rsidRDefault="008B2099" w:rsidP="001631A1"/>
    <w:p w14:paraId="720F0821" w14:textId="02F5F997" w:rsidR="008B2099" w:rsidRDefault="008B2099" w:rsidP="001631A1">
      <w:r>
        <w:t>In this example</w:t>
      </w:r>
      <w:r w:rsidR="00DC7690">
        <w:t>,</w:t>
      </w:r>
      <w:r>
        <w:t xml:space="preserve"> we are going to use the pgx </w:t>
      </w:r>
      <w:r w:rsidR="00DC7690">
        <w:t>PostgreSQL</w:t>
      </w:r>
      <w:r>
        <w:t xml:space="preserve"> driver for Go to connect to a CockroachDB cluster.  First</w:t>
      </w:r>
      <w:r w:rsidR="00DC7690">
        <w:t>,</w:t>
      </w:r>
      <w:r>
        <w:t xml:space="preserve"> we need to install the driver:</w:t>
      </w:r>
    </w:p>
    <w:p w14:paraId="31366371" w14:textId="7D2616E7" w:rsidR="008B2099" w:rsidRDefault="008B2099" w:rsidP="001631A1"/>
    <w:p w14:paraId="566794E9" w14:textId="346EAD59" w:rsidR="008B2099" w:rsidRDefault="008B2099" w:rsidP="009C5BB2">
      <w:pPr>
        <w:pStyle w:val="code"/>
      </w:pPr>
      <w:r>
        <w:t>[source, bash]</w:t>
      </w:r>
    </w:p>
    <w:p w14:paraId="4B8C20B0" w14:textId="1165FCB6" w:rsidR="008B2099" w:rsidRDefault="008B2099" w:rsidP="009C5BB2">
      <w:pPr>
        <w:pStyle w:val="code"/>
      </w:pPr>
      <w:r>
        <w:t>----</w:t>
      </w:r>
    </w:p>
    <w:p w14:paraId="5D296F3B" w14:textId="163F044A" w:rsidR="003326A3" w:rsidRDefault="003326A3" w:rsidP="009C5BB2">
      <w:pPr>
        <w:pStyle w:val="code"/>
      </w:pPr>
      <w:r>
        <w:t xml:space="preserve">$ </w:t>
      </w:r>
      <w:r w:rsidRPr="003326A3">
        <w:t>go env -w GO111MODULE=auto</w:t>
      </w:r>
    </w:p>
    <w:p w14:paraId="20B7F593" w14:textId="7A8D428B" w:rsidR="009C5BB2" w:rsidRDefault="009C5BB2" w:rsidP="009C5BB2">
      <w:pPr>
        <w:pStyle w:val="code"/>
      </w:pPr>
      <w:r>
        <w:rPr>
          <w:rFonts w:ascii="Segoe UI Symbol" w:hAnsi="Segoe UI Symbol" w:cs="Segoe UI Symbol"/>
        </w:rPr>
        <w:t>$</w:t>
      </w:r>
      <w:r>
        <w:t xml:space="preserve"> go get github.com/jackc/pgx </w:t>
      </w:r>
    </w:p>
    <w:p w14:paraId="4C54D979" w14:textId="77777777" w:rsidR="009C5BB2" w:rsidRDefault="009C5BB2" w:rsidP="009C5BB2">
      <w:pPr>
        <w:pStyle w:val="code"/>
      </w:pPr>
      <w:r>
        <w:t>go: downloading github.com/jackc/pgx v3.6.2+incompatible</w:t>
      </w:r>
    </w:p>
    <w:p w14:paraId="6E27E553" w14:textId="77777777" w:rsidR="009C5BB2" w:rsidRDefault="009C5BB2" w:rsidP="009C5BB2">
      <w:pPr>
        <w:pStyle w:val="code"/>
      </w:pPr>
      <w:r>
        <w:t>go: downloading golang.org/x/text v0.3.6</w:t>
      </w:r>
    </w:p>
    <w:p w14:paraId="6369DF99" w14:textId="0B959059" w:rsidR="008B2099" w:rsidRDefault="009C5BB2" w:rsidP="009C5BB2">
      <w:pPr>
        <w:pStyle w:val="code"/>
      </w:pPr>
      <w:r>
        <w:t>go: downloading golang.org/x/crypto v0.0.0-20210421170649-83a5a9bb288b</w:t>
      </w:r>
    </w:p>
    <w:p w14:paraId="645D09DF" w14:textId="0C533CF0" w:rsidR="008B2099" w:rsidRDefault="008B2099" w:rsidP="009C5BB2">
      <w:pPr>
        <w:pStyle w:val="code"/>
      </w:pPr>
      <w:r>
        <w:t>----</w:t>
      </w:r>
    </w:p>
    <w:p w14:paraId="3DABEDD8" w14:textId="77777777" w:rsidR="009C5BB2" w:rsidRDefault="009C5BB2" w:rsidP="009C5BB2">
      <w:pPr>
        <w:pStyle w:val="code"/>
      </w:pPr>
    </w:p>
    <w:p w14:paraId="326960E5" w14:textId="77777777" w:rsidR="009C5BB2" w:rsidRDefault="009C5BB2" w:rsidP="009C5BB2">
      <w:pPr>
        <w:rPr>
          <w:lang w:eastAsia="en-US"/>
        </w:rPr>
      </w:pPr>
      <w:r>
        <w:t>This short program connects to CockroachDB using the URL provided on the command line</w:t>
      </w:r>
      <w:r>
        <w:rPr>
          <w:lang w:eastAsia="en-US"/>
        </w:rPr>
        <w:t>, and issues a SELECT statement:</w:t>
      </w:r>
    </w:p>
    <w:p w14:paraId="218E4D26" w14:textId="77777777" w:rsidR="005E0508" w:rsidRDefault="005E0508" w:rsidP="009C5BB2">
      <w:pPr>
        <w:rPr>
          <w:lang w:eastAsia="en-US"/>
        </w:rPr>
      </w:pPr>
    </w:p>
    <w:p w14:paraId="0990C837" w14:textId="69C42E76" w:rsidR="005E0508" w:rsidRDefault="005E0508" w:rsidP="00FA1F25">
      <w:pPr>
        <w:pStyle w:val="code"/>
      </w:pPr>
      <w:r>
        <w:t>[source, go]</w:t>
      </w:r>
    </w:p>
    <w:p w14:paraId="312B2EE4" w14:textId="0EF12E66" w:rsidR="005E0508" w:rsidRDefault="005E0508" w:rsidP="00FA1F25">
      <w:pPr>
        <w:pStyle w:val="code"/>
      </w:pPr>
      <w:r>
        <w:t>----</w:t>
      </w:r>
    </w:p>
    <w:p w14:paraId="62C05319" w14:textId="77777777" w:rsidR="00FA1F25" w:rsidRDefault="00FA1F25" w:rsidP="00FA1F25">
      <w:pPr>
        <w:pStyle w:val="code"/>
      </w:pPr>
      <w:r>
        <w:t>package main</w:t>
      </w:r>
    </w:p>
    <w:p w14:paraId="0740C88B" w14:textId="77777777" w:rsidR="00FA1F25" w:rsidRDefault="00FA1F25" w:rsidP="00FA1F25">
      <w:pPr>
        <w:pStyle w:val="code"/>
      </w:pPr>
    </w:p>
    <w:p w14:paraId="5B5A2388" w14:textId="77777777" w:rsidR="00FA1F25" w:rsidRDefault="00FA1F25" w:rsidP="00FA1F25">
      <w:pPr>
        <w:pStyle w:val="code"/>
      </w:pPr>
      <w:r>
        <w:t>import (</w:t>
      </w:r>
    </w:p>
    <w:p w14:paraId="2C120A99" w14:textId="77777777" w:rsidR="00FA1F25" w:rsidRDefault="00FA1F25" w:rsidP="00FA1F25">
      <w:pPr>
        <w:pStyle w:val="code"/>
      </w:pPr>
      <w:r>
        <w:tab/>
        <w:t>"context"</w:t>
      </w:r>
    </w:p>
    <w:p w14:paraId="4B2D6287" w14:textId="77777777" w:rsidR="00FA1F25" w:rsidRDefault="00FA1F25" w:rsidP="00FA1F25">
      <w:pPr>
        <w:pStyle w:val="code"/>
      </w:pPr>
      <w:r>
        <w:tab/>
        <w:t>"fmt"</w:t>
      </w:r>
    </w:p>
    <w:p w14:paraId="2729B1CE" w14:textId="77777777" w:rsidR="00FA1F25" w:rsidRDefault="00FA1F25" w:rsidP="00FA1F25">
      <w:pPr>
        <w:pStyle w:val="code"/>
      </w:pPr>
      <w:r>
        <w:tab/>
        <w:t>"os"</w:t>
      </w:r>
    </w:p>
    <w:p w14:paraId="059700BC" w14:textId="77777777" w:rsidR="00FA1F25" w:rsidRDefault="00FA1F25" w:rsidP="00FA1F25">
      <w:pPr>
        <w:pStyle w:val="code"/>
      </w:pPr>
    </w:p>
    <w:p w14:paraId="0D03D80F" w14:textId="77777777" w:rsidR="00FA1F25" w:rsidRDefault="00FA1F25" w:rsidP="00FA1F25">
      <w:pPr>
        <w:pStyle w:val="code"/>
      </w:pPr>
      <w:r>
        <w:tab/>
        <w:t>"github.com/jackc/pgx"</w:t>
      </w:r>
    </w:p>
    <w:p w14:paraId="67846DEC" w14:textId="77777777" w:rsidR="00FA1F25" w:rsidRDefault="00FA1F25" w:rsidP="00FA1F25">
      <w:pPr>
        <w:pStyle w:val="code"/>
      </w:pPr>
      <w:r>
        <w:t>)</w:t>
      </w:r>
    </w:p>
    <w:p w14:paraId="5E79D298" w14:textId="77777777" w:rsidR="00FA1F25" w:rsidRDefault="00FA1F25" w:rsidP="00FA1F25">
      <w:pPr>
        <w:pStyle w:val="code"/>
      </w:pPr>
    </w:p>
    <w:p w14:paraId="02910596" w14:textId="77777777" w:rsidR="00FA1F25" w:rsidRDefault="00FA1F25" w:rsidP="00FA1F25">
      <w:pPr>
        <w:pStyle w:val="code"/>
      </w:pPr>
      <w:r>
        <w:t>func main() {</w:t>
      </w:r>
    </w:p>
    <w:p w14:paraId="10900258" w14:textId="77777777" w:rsidR="00FA1F25" w:rsidRDefault="00FA1F25" w:rsidP="00FA1F25">
      <w:pPr>
        <w:pStyle w:val="code"/>
      </w:pPr>
      <w:r>
        <w:tab/>
        <w:t>if len(os.Args) &lt; 2 {</w:t>
      </w:r>
    </w:p>
    <w:p w14:paraId="7FB69BF2" w14:textId="77777777" w:rsidR="00FA1F25" w:rsidRDefault="00FA1F25" w:rsidP="00FA1F25">
      <w:pPr>
        <w:pStyle w:val="code"/>
      </w:pPr>
      <w:r>
        <w:tab/>
      </w:r>
      <w:r>
        <w:tab/>
        <w:t>fmt.Fprintln(os.Stderr, "Missing URL argument")</w:t>
      </w:r>
    </w:p>
    <w:p w14:paraId="1B8989AE" w14:textId="77777777" w:rsidR="00FA1F25" w:rsidRDefault="00FA1F25" w:rsidP="00FA1F25">
      <w:pPr>
        <w:pStyle w:val="code"/>
      </w:pPr>
      <w:r>
        <w:tab/>
      </w:r>
      <w:r>
        <w:tab/>
        <w:t>os.Exit(1)</w:t>
      </w:r>
    </w:p>
    <w:p w14:paraId="067387F2" w14:textId="77777777" w:rsidR="00FA1F25" w:rsidRDefault="00FA1F25" w:rsidP="00FA1F25">
      <w:pPr>
        <w:pStyle w:val="code"/>
      </w:pPr>
      <w:r>
        <w:tab/>
        <w:t>}</w:t>
      </w:r>
    </w:p>
    <w:p w14:paraId="1932F714" w14:textId="77777777" w:rsidR="00FA1F25" w:rsidRDefault="00FA1F25" w:rsidP="00FA1F25">
      <w:pPr>
        <w:pStyle w:val="code"/>
      </w:pPr>
      <w:r>
        <w:tab/>
        <w:t>uri := os.Args[1]</w:t>
      </w:r>
    </w:p>
    <w:p w14:paraId="533D7B87" w14:textId="77777777" w:rsidR="00FA1F25" w:rsidRDefault="00FA1F25" w:rsidP="00FA1F25">
      <w:pPr>
        <w:pStyle w:val="code"/>
      </w:pPr>
      <w:r>
        <w:tab/>
        <w:t>conn, err := pgx.Connect(context.Background(), uri)</w:t>
      </w:r>
    </w:p>
    <w:p w14:paraId="78B8CBE5" w14:textId="77777777" w:rsidR="00FA1F25" w:rsidRDefault="00FA1F25" w:rsidP="00FA1F25">
      <w:pPr>
        <w:pStyle w:val="code"/>
      </w:pPr>
      <w:r>
        <w:tab/>
        <w:t>if err != nil {</w:t>
      </w:r>
    </w:p>
    <w:p w14:paraId="647318EF" w14:textId="77777777" w:rsidR="00FA1F25" w:rsidRDefault="00FA1F25" w:rsidP="00FA1F25">
      <w:pPr>
        <w:pStyle w:val="code"/>
      </w:pPr>
      <w:r>
        <w:tab/>
      </w:r>
      <w:r>
        <w:tab/>
        <w:t>fmt.Fprintf(os.Stderr, "Unable to connect to database: %v\n", err)</w:t>
      </w:r>
    </w:p>
    <w:p w14:paraId="2E9075B2" w14:textId="77777777" w:rsidR="00FA1F25" w:rsidRDefault="00FA1F25" w:rsidP="00FA1F25">
      <w:pPr>
        <w:pStyle w:val="code"/>
      </w:pPr>
      <w:r>
        <w:tab/>
      </w:r>
      <w:r>
        <w:tab/>
        <w:t>os.Exit(1)</w:t>
      </w:r>
    </w:p>
    <w:p w14:paraId="77000494" w14:textId="77777777" w:rsidR="00FA1F25" w:rsidRDefault="00FA1F25" w:rsidP="00FA1F25">
      <w:pPr>
        <w:pStyle w:val="code"/>
      </w:pPr>
      <w:r>
        <w:tab/>
        <w:t>}</w:t>
      </w:r>
    </w:p>
    <w:p w14:paraId="56BC9694" w14:textId="77777777" w:rsidR="00FA1F25" w:rsidRDefault="00FA1F25" w:rsidP="00FA1F25">
      <w:pPr>
        <w:pStyle w:val="code"/>
      </w:pPr>
      <w:r>
        <w:tab/>
        <w:t>var text string</w:t>
      </w:r>
    </w:p>
    <w:p w14:paraId="1BE98C80" w14:textId="77777777" w:rsidR="00FA1F25" w:rsidRDefault="00FA1F25" w:rsidP="00FA1F25">
      <w:pPr>
        <w:pStyle w:val="code"/>
      </w:pPr>
      <w:r>
        <w:tab/>
        <w:t>err = conn.QueryRow(context.Background(),</w:t>
      </w:r>
    </w:p>
    <w:p w14:paraId="75D58E7F" w14:textId="77777777" w:rsidR="00FA1F25" w:rsidRDefault="00FA1F25" w:rsidP="00FA1F25">
      <w:pPr>
        <w:pStyle w:val="code"/>
      </w:pPr>
      <w:r>
        <w:tab/>
      </w:r>
      <w:r>
        <w:tab/>
        <w:t>"SELECT CONCAT('Hello from CockroachDB at ',</w:t>
      </w:r>
    </w:p>
    <w:p w14:paraId="69BFD115" w14:textId="6CAD8552" w:rsidR="00FA1F25" w:rsidRDefault="00FA1F25" w:rsidP="00FA1F25">
      <w:pPr>
        <w:pStyle w:val="code"/>
      </w:pPr>
      <w:r>
        <w:t xml:space="preserve">             CAST (NOW() as STRING))").Scan(&amp;text)</w:t>
      </w:r>
    </w:p>
    <w:p w14:paraId="7EC4F083" w14:textId="77777777" w:rsidR="00FA1F25" w:rsidRDefault="00FA1F25" w:rsidP="00FA1F25">
      <w:pPr>
        <w:pStyle w:val="code"/>
      </w:pPr>
      <w:r>
        <w:tab/>
        <w:t>if err != nil {</w:t>
      </w:r>
    </w:p>
    <w:p w14:paraId="644BC248" w14:textId="77777777" w:rsidR="00FA1F25" w:rsidRDefault="00FA1F25" w:rsidP="00FA1F25">
      <w:pPr>
        <w:pStyle w:val="code"/>
      </w:pPr>
      <w:r>
        <w:tab/>
      </w:r>
      <w:r>
        <w:tab/>
        <w:t>fmt.Fprintf(os.Stderr, "QueryRow failed: %v\n", err)</w:t>
      </w:r>
    </w:p>
    <w:p w14:paraId="49692530" w14:textId="77777777" w:rsidR="00FA1F25" w:rsidRDefault="00FA1F25" w:rsidP="00FA1F25">
      <w:pPr>
        <w:pStyle w:val="code"/>
      </w:pPr>
      <w:r>
        <w:tab/>
      </w:r>
      <w:r>
        <w:tab/>
        <w:t>os.Exit(1)</w:t>
      </w:r>
    </w:p>
    <w:p w14:paraId="61C484E4" w14:textId="77777777" w:rsidR="00FA1F25" w:rsidRDefault="00FA1F25" w:rsidP="00FA1F25">
      <w:pPr>
        <w:pStyle w:val="code"/>
      </w:pPr>
      <w:r>
        <w:tab/>
        <w:t>}</w:t>
      </w:r>
    </w:p>
    <w:p w14:paraId="4B2B1298" w14:textId="77777777" w:rsidR="00FA1F25" w:rsidRDefault="00FA1F25" w:rsidP="00FA1F25">
      <w:pPr>
        <w:pStyle w:val="code"/>
      </w:pPr>
    </w:p>
    <w:p w14:paraId="4E751D0C" w14:textId="77777777" w:rsidR="00FA1F25" w:rsidRDefault="00FA1F25" w:rsidP="00FA1F25">
      <w:pPr>
        <w:pStyle w:val="code"/>
      </w:pPr>
      <w:r>
        <w:tab/>
        <w:t>fmt.Println(text)</w:t>
      </w:r>
    </w:p>
    <w:p w14:paraId="152B1646" w14:textId="7DE8284D" w:rsidR="00FA1F25" w:rsidRDefault="00FA1F25" w:rsidP="00FA1F25">
      <w:pPr>
        <w:pStyle w:val="code"/>
      </w:pPr>
      <w:r>
        <w:t>}</w:t>
      </w:r>
    </w:p>
    <w:p w14:paraId="3A5CC22E" w14:textId="542C7973" w:rsidR="005E0508" w:rsidRDefault="005E0508" w:rsidP="00FA1F25">
      <w:pPr>
        <w:pStyle w:val="code"/>
      </w:pPr>
      <w:r>
        <w:t>----</w:t>
      </w:r>
    </w:p>
    <w:p w14:paraId="0465D699" w14:textId="77777777" w:rsidR="00FA1F25" w:rsidRDefault="00FA1F25" w:rsidP="00FA1F25">
      <w:pPr>
        <w:pStyle w:val="code"/>
      </w:pPr>
    </w:p>
    <w:p w14:paraId="0B21F36C" w14:textId="4AAD46C1" w:rsidR="00FA1F25" w:rsidRDefault="00FA1F25" w:rsidP="00FA1F25">
      <w:r>
        <w:t>Here, we connect to the CockroachCloud cluster we created earlier in the chapter:</w:t>
      </w:r>
    </w:p>
    <w:p w14:paraId="74A3B154" w14:textId="77777777" w:rsidR="00FA1F25" w:rsidRDefault="00FA1F25" w:rsidP="00FA1F25">
      <w:pPr>
        <w:pStyle w:val="code"/>
      </w:pPr>
    </w:p>
    <w:p w14:paraId="1D989A59" w14:textId="70BD0934" w:rsidR="00397408" w:rsidRDefault="00397408" w:rsidP="00397408">
      <w:pPr>
        <w:pStyle w:val="code"/>
      </w:pPr>
      <w:r>
        <w:t>[source, bash]</w:t>
      </w:r>
    </w:p>
    <w:p w14:paraId="4F89E03A" w14:textId="0FD6E1C9" w:rsidR="00397408" w:rsidRDefault="00397408" w:rsidP="00397408">
      <w:pPr>
        <w:pStyle w:val="code"/>
      </w:pPr>
      <w:r>
        <w:t>----</w:t>
      </w:r>
    </w:p>
    <w:p w14:paraId="3001A2A5" w14:textId="22BB5BEC" w:rsidR="00397408" w:rsidRDefault="00397408" w:rsidP="00397408">
      <w:pPr>
        <w:pStyle w:val="code"/>
      </w:pPr>
      <w:del w:id="302" w:author="Guy Harrison" w:date="2021-05-08T16:42:00Z">
        <w:r>
          <w:rPr>
            <w:rFonts w:ascii="Segoe UI Symbol" w:hAnsi="Segoe UI Symbol" w:cs="Segoe UI Symbol"/>
          </w:rPr>
          <w:delText>✗</w:delText>
        </w:r>
      </w:del>
      <w:ins w:id="303" w:author="Guy Harrison" w:date="2021-05-08T16:42:00Z">
        <w:r w:rsidR="00F360FE">
          <w:rPr>
            <w:rFonts w:ascii="Segoe UI Symbol" w:hAnsi="Segoe UI Symbol" w:cs="Segoe UI Symbol"/>
          </w:rPr>
          <w:t>$</w:t>
        </w:r>
      </w:ins>
      <w:r>
        <w:t xml:space="preserve"> go run helloCRDB.go "postgres://guy:b4_jPoEYw4_Ixsj7@free-tier6.gcp-asia-southeast1.cockroachlabs.cloud:26257/defaultdb?sslmode=verify-full&amp;sslrootcert=$HOME/CRDBKeys/cc-ca.crt&amp;options=--cluster=grumpy-orca-56"</w:t>
      </w:r>
    </w:p>
    <w:p w14:paraId="4B0FD225" w14:textId="77777777" w:rsidR="00397408" w:rsidRDefault="00397408" w:rsidP="00397408">
      <w:pPr>
        <w:pStyle w:val="code"/>
      </w:pPr>
    </w:p>
    <w:p w14:paraId="7F34A5F5" w14:textId="49C951D5" w:rsidR="00FA1F25" w:rsidRDefault="00397408" w:rsidP="00397408">
      <w:pPr>
        <w:pStyle w:val="code"/>
      </w:pPr>
      <w:r>
        <w:t>Hello from CockroachDB at 2021-05-02 02:24:13.930662+00:00</w:t>
      </w:r>
    </w:p>
    <w:p w14:paraId="494BBA2F" w14:textId="0939B41C" w:rsidR="00397408" w:rsidRDefault="00397408" w:rsidP="00397408">
      <w:pPr>
        <w:pStyle w:val="code"/>
      </w:pPr>
      <w:r>
        <w:t>----</w:t>
      </w:r>
    </w:p>
    <w:p w14:paraId="17B568C1" w14:textId="77777777" w:rsidR="00397408" w:rsidRDefault="00397408" w:rsidP="00397408">
      <w:pPr>
        <w:rPr>
          <w:lang w:eastAsia="en-US"/>
        </w:rPr>
      </w:pPr>
    </w:p>
    <w:p w14:paraId="786B3E38" w14:textId="01994BAA" w:rsidR="005E0508" w:rsidRDefault="00FA1F25" w:rsidP="009C5BB2">
      <w:pPr>
        <w:rPr>
          <w:lang w:eastAsia="en-US"/>
        </w:rPr>
      </w:pPr>
      <w:r>
        <w:rPr>
          <w:lang w:eastAsia="en-US"/>
        </w:rPr>
        <w:t>And here we run the program to connect to a local CockroachDB cluster in insecure mode:</w:t>
      </w:r>
    </w:p>
    <w:p w14:paraId="41007F9C" w14:textId="77777777" w:rsidR="00FA1F25" w:rsidRDefault="00FA1F25" w:rsidP="009C5BB2">
      <w:pPr>
        <w:rPr>
          <w:lang w:eastAsia="en-US"/>
        </w:rPr>
      </w:pPr>
    </w:p>
    <w:p w14:paraId="6418DF96" w14:textId="77777777" w:rsidR="005E0508" w:rsidRDefault="005E0508" w:rsidP="00FA1F25">
      <w:pPr>
        <w:pStyle w:val="code"/>
      </w:pPr>
      <w:r>
        <w:t>[source, bash]</w:t>
      </w:r>
    </w:p>
    <w:p w14:paraId="29467800" w14:textId="77777777" w:rsidR="005E0508" w:rsidRDefault="005E0508" w:rsidP="00FA1F25">
      <w:pPr>
        <w:pStyle w:val="code"/>
      </w:pPr>
      <w:r>
        <w:t>----</w:t>
      </w:r>
    </w:p>
    <w:p w14:paraId="7C765E9E" w14:textId="77777777" w:rsidR="005E0508" w:rsidRDefault="005E0508" w:rsidP="00FA1F25">
      <w:pPr>
        <w:pStyle w:val="code"/>
      </w:pPr>
    </w:p>
    <w:p w14:paraId="35C6F9E1" w14:textId="08C23D70" w:rsidR="005E0508" w:rsidRDefault="005E0508" w:rsidP="00FA1F25">
      <w:pPr>
        <w:pStyle w:val="code"/>
      </w:pPr>
      <w:del w:id="304" w:author="Guy Harrison" w:date="2021-05-08T16:42:00Z">
        <w:r>
          <w:rPr>
            <w:rFonts w:ascii="Segoe UI Symbol" w:hAnsi="Segoe UI Symbol" w:cs="Segoe UI Symbol"/>
          </w:rPr>
          <w:delText>✗</w:delText>
        </w:r>
      </w:del>
      <w:ins w:id="305" w:author="Guy Harrison" w:date="2021-05-08T16:42:00Z">
        <w:r w:rsidR="008251AE">
          <w:rPr>
            <w:rFonts w:ascii="Segoe UI Symbol" w:hAnsi="Segoe UI Symbol" w:cs="Segoe UI Symbol"/>
          </w:rPr>
          <w:t>$</w:t>
        </w:r>
      </w:ins>
      <w:r w:rsidR="008251AE">
        <w:t xml:space="preserve"> </w:t>
      </w:r>
      <w:r>
        <w:t>go run helloCRDB.go 'postgres://root@localhost:26257?sslmode=disable'</w:t>
      </w:r>
    </w:p>
    <w:p w14:paraId="1AEF40A4" w14:textId="2D6D0395" w:rsidR="005E0508" w:rsidRDefault="005E0508" w:rsidP="00FA1F25">
      <w:pPr>
        <w:pStyle w:val="code"/>
      </w:pPr>
      <w:r>
        <w:t>Hello from CockroachDB at 2021-05-02 02:21:59.179171+00:00</w:t>
      </w:r>
    </w:p>
    <w:p w14:paraId="7A8D2DE7" w14:textId="4DEFBAC1" w:rsidR="005E0508" w:rsidRDefault="005E0508" w:rsidP="00FA1F25">
      <w:pPr>
        <w:pStyle w:val="code"/>
      </w:pPr>
      <w:r>
        <w:t>----</w:t>
      </w:r>
    </w:p>
    <w:p w14:paraId="5A81DB43" w14:textId="0FB6FC6C" w:rsidR="009C5BB2" w:rsidRDefault="009C5BB2" w:rsidP="009C5BB2">
      <w:r>
        <w:t xml:space="preserve"> </w:t>
      </w:r>
    </w:p>
    <w:p w14:paraId="6E971BD6" w14:textId="3D565AC8" w:rsidR="00BC2179" w:rsidRDefault="00015352" w:rsidP="00426BF3">
      <w:pPr>
        <w:pStyle w:val="Heading2"/>
      </w:pPr>
      <w:r>
        <w:t>Summary</w:t>
      </w:r>
    </w:p>
    <w:p w14:paraId="4366EE40" w14:textId="77777777" w:rsidR="008F58C1" w:rsidRDefault="008F58C1" w:rsidP="008F58C1">
      <w:pPr>
        <w:rPr>
          <w:lang w:eastAsia="en-US"/>
        </w:rPr>
      </w:pPr>
    </w:p>
    <w:p w14:paraId="41BAF815" w14:textId="3174BB8C" w:rsidR="008F58C1" w:rsidRDefault="008F58C1" w:rsidP="008F58C1">
      <w:pPr>
        <w:rPr>
          <w:lang w:eastAsia="en-US"/>
        </w:rPr>
      </w:pPr>
      <w:r>
        <w:rPr>
          <w:lang w:eastAsia="en-US"/>
        </w:rPr>
        <w:t>In this chapter</w:t>
      </w:r>
      <w:r w:rsidR="00DC7690">
        <w:rPr>
          <w:lang w:eastAsia="en-US"/>
        </w:rPr>
        <w:t>,</w:t>
      </w:r>
      <w:r>
        <w:rPr>
          <w:lang w:eastAsia="en-US"/>
        </w:rPr>
        <w:t xml:space="preserve"> we</w:t>
      </w:r>
      <w:r w:rsidR="003C3355">
        <w:rPr>
          <w:lang w:eastAsia="en-US"/>
        </w:rPr>
        <w:t>'</w:t>
      </w:r>
      <w:r>
        <w:rPr>
          <w:lang w:eastAsia="en-US"/>
        </w:rPr>
        <w:t xml:space="preserve">ve shown you how to install CockroachDB software on a local computer, how to create a CockroachDB cluster in a variety of configurations and how to </w:t>
      </w:r>
      <w:r w:rsidR="00395C14">
        <w:rPr>
          <w:lang w:eastAsia="en-US"/>
        </w:rPr>
        <w:t xml:space="preserve">work with CockroachDB from the command line or a programming language. </w:t>
      </w:r>
    </w:p>
    <w:p w14:paraId="05428C99" w14:textId="77777777" w:rsidR="00395C14" w:rsidRDefault="00395C14" w:rsidP="008F58C1">
      <w:pPr>
        <w:rPr>
          <w:lang w:eastAsia="en-US"/>
        </w:rPr>
      </w:pPr>
    </w:p>
    <w:p w14:paraId="77461CD5" w14:textId="7FF95CBB" w:rsidR="00395C14" w:rsidRDefault="00395C14" w:rsidP="008F58C1">
      <w:pPr>
        <w:rPr>
          <w:lang w:eastAsia="en-US"/>
        </w:rPr>
      </w:pPr>
      <w:r>
        <w:rPr>
          <w:lang w:eastAsia="en-US"/>
        </w:rPr>
        <w:t>It</w:t>
      </w:r>
      <w:r w:rsidR="003C3355">
        <w:rPr>
          <w:lang w:eastAsia="en-US"/>
        </w:rPr>
        <w:t>'</w:t>
      </w:r>
      <w:r>
        <w:rPr>
          <w:lang w:eastAsia="en-US"/>
        </w:rPr>
        <w:t>s easy to install CockroachDB software on a desktop and</w:t>
      </w:r>
      <w:r w:rsidR="00DC7690">
        <w:rPr>
          <w:lang w:eastAsia="en-US"/>
        </w:rPr>
        <w:t>,</w:t>
      </w:r>
      <w:r>
        <w:rPr>
          <w:lang w:eastAsia="en-US"/>
        </w:rPr>
        <w:t xml:space="preserve"> in most cases</w:t>
      </w:r>
      <w:r w:rsidR="00DC7690">
        <w:rPr>
          <w:lang w:eastAsia="en-US"/>
        </w:rPr>
        <w:t>,</w:t>
      </w:r>
      <w:r>
        <w:rPr>
          <w:lang w:eastAsia="en-US"/>
        </w:rPr>
        <w:t xml:space="preserve"> necessary if you want to work with a CockroachDB server from the command line.  You can also install CockroachDB software using Docker or Kubernetes. </w:t>
      </w:r>
    </w:p>
    <w:p w14:paraId="26A41136" w14:textId="77777777" w:rsidR="00395C14" w:rsidRDefault="00395C14" w:rsidP="008F58C1">
      <w:pPr>
        <w:rPr>
          <w:lang w:eastAsia="en-US"/>
        </w:rPr>
      </w:pPr>
    </w:p>
    <w:p w14:paraId="31B938E1" w14:textId="1C676540" w:rsidR="00395C14" w:rsidRDefault="00395C14" w:rsidP="008F58C1">
      <w:pPr>
        <w:rPr>
          <w:lang w:eastAsia="en-US"/>
        </w:rPr>
      </w:pPr>
      <w:r>
        <w:rPr>
          <w:lang w:eastAsia="en-US"/>
        </w:rPr>
        <w:t>While a single-node test server can be a useful tool for lear</w:t>
      </w:r>
      <w:r w:rsidR="00DC7690">
        <w:rPr>
          <w:lang w:eastAsia="en-US"/>
        </w:rPr>
        <w:t>n</w:t>
      </w:r>
      <w:r>
        <w:rPr>
          <w:lang w:eastAsia="en-US"/>
        </w:rPr>
        <w:t xml:space="preserve">ing CockroachDB, the CockroachCloud offers a free 5GB server that </w:t>
      </w:r>
      <w:r w:rsidR="00B21B46">
        <w:rPr>
          <w:lang w:eastAsia="en-US"/>
        </w:rPr>
        <w:t xml:space="preserve">provides backup and security.  You can also install CockroachDB in a Kubernetes cluster to experiment with a full cluster in a </w:t>
      </w:r>
      <w:r w:rsidR="006C6612">
        <w:rPr>
          <w:lang w:eastAsia="en-US"/>
        </w:rPr>
        <w:t xml:space="preserve">local environment. </w:t>
      </w:r>
    </w:p>
    <w:p w14:paraId="6DA75ADC" w14:textId="77777777" w:rsidR="00426BF3" w:rsidRDefault="00426BF3" w:rsidP="008F58C1">
      <w:pPr>
        <w:rPr>
          <w:lang w:eastAsia="en-US"/>
        </w:rPr>
      </w:pPr>
    </w:p>
    <w:p w14:paraId="155EAE23" w14:textId="1EBB96DB" w:rsidR="00BC2179" w:rsidRPr="008F58C1" w:rsidRDefault="00426BF3" w:rsidP="008F58C1">
      <w:pPr>
        <w:rPr>
          <w:lang w:eastAsia="en-US"/>
        </w:rPr>
      </w:pPr>
      <w:r>
        <w:rPr>
          <w:lang w:eastAsia="en-US"/>
        </w:rPr>
        <w:t xml:space="preserve">Because CockroachDB is PostgreSQL compatible, you can use </w:t>
      </w:r>
      <w:r w:rsidR="00362FF6">
        <w:rPr>
          <w:lang w:eastAsia="en-US"/>
        </w:rPr>
        <w:t xml:space="preserve">any Postgres compatible driver to connect to CockroachDB.  </w:t>
      </w:r>
      <w:del w:id="306" w:author="Guy Harrison" w:date="2021-05-08T16:42:00Z">
        <w:r w:rsidR="526BB698" w:rsidRPr="526BB698">
          <w:rPr>
            <w:lang w:eastAsia="en-US"/>
          </w:rPr>
          <w:delText>We also</w:delText>
        </w:r>
      </w:del>
      <w:ins w:id="307" w:author="Guy Harrison" w:date="2021-05-08T16:42:00Z">
        <w:r w:rsidR="00362FF6">
          <w:rPr>
            <w:lang w:eastAsia="en-US"/>
          </w:rPr>
          <w:t>In this chapter</w:t>
        </w:r>
        <w:r w:rsidR="00DC7690">
          <w:rPr>
            <w:lang w:eastAsia="en-US"/>
          </w:rPr>
          <w:t>,</w:t>
        </w:r>
        <w:r w:rsidR="00362FF6">
          <w:rPr>
            <w:lang w:eastAsia="en-US"/>
          </w:rPr>
          <w:t xml:space="preserve"> we</w:t>
        </w:r>
      </w:ins>
      <w:r w:rsidR="00362FF6">
        <w:rPr>
          <w:lang w:eastAsia="en-US"/>
        </w:rPr>
        <w:t xml:space="preserve"> provided simple examples of connecting to CockroachDB using the PostgreSQL drivers for Java, Python, GoLang and NodeJS</w:t>
      </w:r>
      <w:r w:rsidR="000A50B4">
        <w:rPr>
          <w:lang w:eastAsia="en-US"/>
        </w:rPr>
        <w:t>.</w:t>
      </w:r>
    </w:p>
    <w:sectPr w:rsidR="00BC2179" w:rsidRPr="008F58C1">
      <w:headerReference w:type="default" r:id="rId29"/>
      <w:foot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Rufino" w:date="2021-05-07T15:24:00Z" w:initials="AR">
    <w:p w14:paraId="7BCC20D0" w14:textId="77777777" w:rsidR="526BB698" w:rsidRDefault="526BB698">
      <w:pPr>
        <w:pStyle w:val="CommentText"/>
      </w:pPr>
      <w:r>
        <w:t>Reminder to finalize.</w:t>
      </w:r>
      <w:r>
        <w:rPr>
          <w:rStyle w:val="CommentReference"/>
        </w:rPr>
        <w:annotationRef/>
      </w:r>
    </w:p>
  </w:comment>
  <w:comment w:id="1" w:author="Jesse Seldess" w:date="2021-05-05T16:32:00Z" w:initials="JS">
    <w:p w14:paraId="27191DD1" w14:textId="1BE23390" w:rsidR="1103BF3E" w:rsidRDefault="1103BF3E">
      <w:pPr>
        <w:pStyle w:val="CommentText"/>
      </w:pPr>
      <w:r>
        <w:t>This full release list is fine, but I wonder if we should link to the install instructions for the current stable release as well or instead? That would be: https://www.cockroachlabs.com/docs/stable/install-cockroachdb-mac.html</w:t>
      </w:r>
      <w:r>
        <w:rPr>
          <w:rStyle w:val="CommentReference"/>
        </w:rPr>
        <w:annotationRef/>
      </w:r>
    </w:p>
  </w:comment>
  <w:comment w:id="2" w:author="Jesse Seldess" w:date="2021-05-05T16:33:00Z" w:initials="JS">
    <w:p w14:paraId="49258E21" w14:textId="4A8C14D3" w:rsidR="1103BF3E" w:rsidRDefault="1103BF3E">
      <w:pPr>
        <w:pStyle w:val="CommentText"/>
      </w:pPr>
      <w:r>
        <w:t xml:space="preserve">Sorry, disregard. I see Ben addressed this below. </w:t>
      </w:r>
      <w:r>
        <w:rPr>
          <w:rStyle w:val="CommentReference"/>
        </w:rPr>
        <w:annotationRef/>
      </w:r>
    </w:p>
  </w:comment>
  <w:comment w:id="3" w:author="Ben Darnell" w:date="2021-05-03T16:04:00Z" w:initials="BD">
    <w:p w14:paraId="6407249A" w14:textId="71039B49" w:rsidR="3A579060" w:rsidRDefault="3A579060">
      <w:pPr>
        <w:pStyle w:val="CommentText"/>
      </w:pPr>
      <w:r>
        <w:t xml:space="preserve">If you just copy the binary like this, you won't have geospatial functionality in `cockroach start` or `cockroach demo`. There are extra steps to copy those libraries into the right place. (This is also the part of the instructions that is most likely to change in the future. Maybe we should point to the online instructions at </w:t>
      </w:r>
      <w:hyperlink r:id="rId1">
        <w:r w:rsidRPr="3A579060">
          <w:rPr>
            <w:rStyle w:val="Hyperlink"/>
          </w:rPr>
          <w:t>https://www.cockroachlabs.com/docs/v20.2/install-cockroachdb-mac.html</w:t>
        </w:r>
      </w:hyperlink>
      <w:r>
        <w:t xml:space="preserve"> instead of including that kind of detail here? We should at least mention that these instructions are valid for the 20.2.x release series and if you're using a newer version you should look for the online instructions). </w:t>
      </w:r>
      <w:r>
        <w:rPr>
          <w:rStyle w:val="CommentReference"/>
        </w:rPr>
        <w:annotationRef/>
      </w:r>
    </w:p>
  </w:comment>
  <w:comment w:id="4" w:author="Ben Darnell" w:date="2021-05-03T16:06:00Z" w:initials="BD">
    <w:p w14:paraId="66766185" w14:textId="75B08544" w:rsidR="3A579060" w:rsidRDefault="3A579060">
      <w:pPr>
        <w:pStyle w:val="CommentText"/>
      </w:pPr>
      <w:r>
        <w:t>I also don't think copying to /usr/local/bin/ works out of the box on macOS these days (our docs say you may need to use sudo; I think that's true for anyone who has not previously installed brew).</w:t>
      </w:r>
      <w:r>
        <w:rPr>
          <w:rStyle w:val="CommentReference"/>
        </w:rPr>
        <w:annotationRef/>
      </w:r>
    </w:p>
  </w:comment>
  <w:comment w:id="5" w:author="Guy Harrison" w:date="2021-05-04T16:44:00Z" w:initials="GH">
    <w:p w14:paraId="0FB7A304" w14:textId="075C45EE" w:rsidR="008E22F3" w:rsidRDefault="008E22F3">
      <w:pPr>
        <w:pStyle w:val="CommentText"/>
      </w:pPr>
      <w:r>
        <w:rPr>
          <w:rStyle w:val="CommentReference"/>
        </w:rPr>
        <w:annotationRef/>
      </w:r>
      <w:r>
        <w:t xml:space="preserve">Part of the problem with </w:t>
      </w:r>
      <w:r w:rsidR="00F61806">
        <w:t xml:space="preserve">putting URLs to online instructions is that the URLs all include the version number.  Is there URL equivalent to the one above for the latest version?  Eg something like </w:t>
      </w:r>
      <w:hyperlink r:id="rId2" w:history="1">
        <w:r w:rsidR="0063610C" w:rsidRPr="002D4698">
          <w:rPr>
            <w:rStyle w:val="Hyperlink"/>
          </w:rPr>
          <w:t>https://www.cockroachlabs.com/docs/latest/install-cockroachdb-mac.html</w:t>
        </w:r>
      </w:hyperlink>
      <w:r w:rsidR="0063610C">
        <w:t xml:space="preserve"> ?</w:t>
      </w:r>
    </w:p>
  </w:comment>
  <w:comment w:id="6" w:author="Ben Darnell" w:date="2021-05-04T15:26:00Z" w:initials="BD">
    <w:p w14:paraId="309C20A6" w14:textId="082359F0" w:rsidR="50EA10E8" w:rsidRDefault="50EA10E8">
      <w:pPr>
        <w:pStyle w:val="CommentText"/>
      </w:pPr>
      <w:r>
        <w:t>Yes - the word to put in place of the version is "stable", not "latest". https://www.cockroachlabs.com/docs/stable/install-cockroachdb-mac.html</w:t>
      </w:r>
      <w:r>
        <w:rPr>
          <w:rStyle w:val="CommentReference"/>
        </w:rPr>
        <w:annotationRef/>
      </w:r>
    </w:p>
  </w:comment>
  <w:comment w:id="8" w:author="Ben Darnell" w:date="2021-05-03T16:11:00Z" w:initials="BD">
    <w:p w14:paraId="4576D1F2" w14:textId="23861D4D" w:rsidR="3A579060" w:rsidRDefault="3A579060">
      <w:pPr>
        <w:pStyle w:val="CommentText"/>
      </w:pPr>
      <w:r>
        <w:t xml:space="preserve">There should probably be some sort of warning about how windows is not a fully-supported platform and some features may not be available (in particular, I don't think spatial stuff is currently available for windows). </w:t>
      </w:r>
      <w:r>
        <w:rPr>
          <w:rStyle w:val="CommentReference"/>
        </w:rPr>
        <w:annotationRef/>
      </w:r>
    </w:p>
  </w:comment>
  <w:comment w:id="9" w:author="Guy Harrison" w:date="2021-05-04T16:56:00Z" w:initials="GH">
    <w:p w14:paraId="78790596" w14:textId="2F0BBD2E" w:rsidR="00513166" w:rsidRDefault="00513166">
      <w:pPr>
        <w:pStyle w:val="CommentText"/>
      </w:pPr>
      <w:r>
        <w:rPr>
          <w:rStyle w:val="CommentReference"/>
        </w:rPr>
        <w:annotationRef/>
      </w:r>
      <w:r>
        <w:t>See below.  I assume that it’s correct that windows is fully supported as a client platform at least ?</w:t>
      </w:r>
    </w:p>
  </w:comment>
  <w:comment w:id="10" w:author="Ben Darnell" w:date="2021-05-04T15:29:00Z" w:initials="BD">
    <w:p w14:paraId="7716AE84" w14:textId="72823C8F" w:rsidR="50EA10E8" w:rsidRDefault="50EA10E8">
      <w:pPr>
        <w:pStyle w:val="CommentText"/>
      </w:pPr>
      <w:r>
        <w:t xml:space="preserve">Yes, the intention is that it's supported as a client platform. But even then there are limitations (I don't think we have good command-line editing on windows, for example). </w:t>
      </w:r>
      <w:r>
        <w:rPr>
          <w:rStyle w:val="CommentReference"/>
        </w:rPr>
        <w:annotationRef/>
      </w:r>
    </w:p>
    <w:p w14:paraId="50921892" w14:textId="003D5130" w:rsidR="50EA10E8" w:rsidRDefault="50EA10E8">
      <w:pPr>
        <w:pStyle w:val="CommentText"/>
      </w:pPr>
    </w:p>
    <w:p w14:paraId="656E0286" w14:textId="182039D6" w:rsidR="50EA10E8" w:rsidRDefault="50EA10E8">
      <w:pPr>
        <w:pStyle w:val="CommentText"/>
      </w:pPr>
      <w:r>
        <w:t xml:space="preserve">I'm fine with the note added here. </w:t>
      </w:r>
    </w:p>
  </w:comment>
  <w:comment w:id="14" w:author="Ben Darnell" w:date="2021-05-03T16:09:00Z" w:initials="BD">
    <w:p w14:paraId="7B373D8D" w14:textId="77777777" w:rsidR="3A579060" w:rsidRDefault="3A579060">
      <w:pPr>
        <w:pStyle w:val="CommentText"/>
      </w:pPr>
      <w:r>
        <w:t xml:space="preserve">How do you set an environment variable on windows? This snippet looks like it's just reading the variable. </w:t>
      </w:r>
      <w:r>
        <w:rPr>
          <w:rStyle w:val="CommentReference"/>
        </w:rPr>
        <w:annotationRef/>
      </w:r>
    </w:p>
    <w:p w14:paraId="1141354C" w14:textId="77777777" w:rsidR="3A579060" w:rsidRDefault="3A579060">
      <w:pPr>
        <w:pStyle w:val="CommentText"/>
      </w:pPr>
    </w:p>
    <w:p w14:paraId="0DA66DD1" w14:textId="77777777" w:rsidR="3A579060" w:rsidRDefault="3A579060">
      <w:pPr>
        <w:pStyle w:val="CommentText"/>
      </w:pPr>
      <w:r>
        <w:t>(By the way, this zoneinfo step is due to go away in the 21.2 release in october)</w:t>
      </w:r>
    </w:p>
  </w:comment>
  <w:comment w:id="15" w:author="Guy Harrison" w:date="2021-05-04T16:30:00Z" w:initials="GH">
    <w:p w14:paraId="44CFB029" w14:textId="77777777" w:rsidR="00810ADA" w:rsidRDefault="00810ADA">
      <w:pPr>
        <w:pStyle w:val="CommentText"/>
      </w:pPr>
      <w:r>
        <w:rPr>
          <w:rStyle w:val="CommentReference"/>
        </w:rPr>
        <w:annotationRef/>
      </w:r>
      <w:r w:rsidR="00DC5F63">
        <w:t xml:space="preserve">Setting an environment variable is done through the </w:t>
      </w:r>
      <w:r w:rsidR="00C56032">
        <w:t xml:space="preserve">control panel.  Setting even a temporary environment variable in powershell is </w:t>
      </w:r>
      <w:r w:rsidR="00CF24B6">
        <w:t>confusing</w:t>
      </w:r>
      <w:r w:rsidR="00DC5F63">
        <w:t xml:space="preserve">;  I just wanted to show in the code sample that it had been set. </w:t>
      </w:r>
      <w:r w:rsidR="00D12FC6">
        <w:t xml:space="preserve">  I don’t think we need to </w:t>
      </w:r>
      <w:r w:rsidR="00CF24B6">
        <w:t xml:space="preserve">explain how to set an environment varaiable.  When the zoneinfo stuff is no longer relevant we should remove from the content so this is really just for early adopter version. </w:t>
      </w:r>
    </w:p>
  </w:comment>
  <w:comment w:id="16" w:author="Ben Darnell" w:date="2021-05-04T15:32:00Z" w:initials="BD">
    <w:p w14:paraId="6EA5E870" w14:textId="77777777" w:rsidR="54EE9D3E" w:rsidRDefault="54EE9D3E">
      <w:pPr>
        <w:pStyle w:val="CommentText"/>
      </w:pPr>
      <w:r>
        <w:t xml:space="preserve">I'm not sure we can assume that windows users know how to set environment variables. I sometimes use windows (but not for development) and I'd have to google it. But the good news is I had the timeline wrong - the zoneinfo stuff is getting resolved in 21.1 in two weeks, not in october, so this is going to be very short-lived content. </w:t>
      </w:r>
      <w:r>
        <w:rPr>
          <w:rStyle w:val="CommentReference"/>
        </w:rPr>
        <w:annotationRef/>
      </w:r>
    </w:p>
  </w:comment>
  <w:comment w:id="17" w:author="Guy Harrison" w:date="2021-05-05T11:52:00Z" w:initials="GH">
    <w:p w14:paraId="6DD2FED4" w14:textId="77777777" w:rsidR="008D0D03" w:rsidRDefault="008D0D03">
      <w:pPr>
        <w:pStyle w:val="CommentText"/>
      </w:pPr>
      <w:r>
        <w:rPr>
          <w:rStyle w:val="CommentReference"/>
        </w:rPr>
        <w:annotationRef/>
      </w:r>
    </w:p>
  </w:comment>
  <w:comment w:id="18" w:author="Jesse Seldess" w:date="2021-05-05T16:37:00Z" w:initials="JS">
    <w:p w14:paraId="52870BD1" w14:textId="77777777" w:rsidR="1103BF3E" w:rsidRDefault="1103BF3E">
      <w:pPr>
        <w:pStyle w:val="CommentText"/>
      </w:pPr>
      <w:r>
        <w:t>As of v21.1, this is no longer required, so we can remove all of this. I recently updated the Windows install docs to remove this step: https://github.com/cockroachdb/docs/pull/10492</w:t>
      </w:r>
      <w:r>
        <w:rPr>
          <w:rStyle w:val="CommentReference"/>
        </w:rPr>
        <w:annotationRef/>
      </w:r>
    </w:p>
  </w:comment>
  <w:comment w:id="45" w:author="Jesse Seldess" w:date="2021-05-05T16:41:00Z" w:initials="JS">
    <w:p w14:paraId="32F0169F" w14:textId="13790EFE" w:rsidR="1103BF3E" w:rsidRDefault="1103BF3E">
      <w:pPr>
        <w:pStyle w:val="CommentText"/>
      </w:pPr>
      <w:r>
        <w:t xml:space="preserve">There are a few special adjustments for connecting to CockroachCloud Free clusters. Perhaps that's covered later, but just in case, there's a sample connection string: </w:t>
      </w:r>
      <w:hyperlink r:id="rId3" w:anchor="step-3-edit-your-connection-string.">
        <w:r w:rsidRPr="1103BF3E">
          <w:rPr>
            <w:rStyle w:val="Hyperlink"/>
          </w:rPr>
          <w:t>https://www.cockroachlabs.com/docs/cockroachcloud/quickstart.html#step-3-edit-your-connection-string.</w:t>
        </w:r>
      </w:hyperlink>
      <w:r>
        <w:t xml:space="preserve"> The most unexpected part is `&amp;options=--cluster=&lt;cluster-name&gt;`.</w:t>
      </w:r>
      <w:r>
        <w:rPr>
          <w:rStyle w:val="CommentReference"/>
        </w:rPr>
        <w:annotationRef/>
      </w:r>
    </w:p>
  </w:comment>
  <w:comment w:id="46" w:author="Guy Harrison" w:date="2021-05-06T16:17:00Z" w:initials="GH">
    <w:p w14:paraId="05D17E07" w14:textId="278FD187" w:rsidR="00F04E4C" w:rsidRDefault="00F04E4C">
      <w:pPr>
        <w:pStyle w:val="CommentText"/>
      </w:pPr>
      <w:r>
        <w:rPr>
          <w:rStyle w:val="CommentReference"/>
        </w:rPr>
        <w:annotationRef/>
      </w:r>
      <w:r w:rsidR="00F56D20">
        <w:t xml:space="preserve"> </w:t>
      </w:r>
    </w:p>
  </w:comment>
  <w:comment w:id="47" w:author="Jesse Seldess" w:date="2021-05-05T16:42:00Z" w:initials="JS">
    <w:p w14:paraId="3E22E2D7" w14:textId="77777777" w:rsidR="1103BF3E" w:rsidRDefault="1103BF3E">
      <w:pPr>
        <w:pStyle w:val="CommentText"/>
      </w:pPr>
      <w:r>
        <w:t>I'm not sure we include the article like this. I'll check with Jessica.</w:t>
      </w:r>
      <w:r>
        <w:rPr>
          <w:rStyle w:val="CommentReference"/>
        </w:rPr>
        <w:annotationRef/>
      </w:r>
    </w:p>
  </w:comment>
  <w:comment w:id="51" w:author="Ben Darnell" w:date="2021-05-03T16:18:00Z" w:initials="BD">
    <w:p w14:paraId="705ACFB7" w14:textId="0D019B82" w:rsidR="3A579060" w:rsidRDefault="3A579060">
      <w:pPr>
        <w:pStyle w:val="CommentText"/>
      </w:pPr>
      <w:r>
        <w:t xml:space="preserve">If you put this file in `~/.cockroach-certs/ca.crt` it will get picked up automatically by some of the cockroach command-line tools. </w:t>
      </w:r>
      <w:r>
        <w:rPr>
          <w:rStyle w:val="CommentReference"/>
        </w:rPr>
        <w:annotationRef/>
      </w:r>
    </w:p>
  </w:comment>
  <w:comment w:id="49" w:author="Ben Darnell" w:date="2021-05-04T15:34:00Z" w:initials="BD">
    <w:p w14:paraId="3B468DAB" w14:textId="33701E95" w:rsidR="2CB540EF" w:rsidRDefault="2CB540EF">
      <w:pPr>
        <w:pStyle w:val="CommentText"/>
      </w:pPr>
      <w:r>
        <w:t xml:space="preserve">It must be named exactly `ca.crt`, so the cp command needs to be `cp $HOME/Downloads/cc-ca.crt $HOME/.cockroach-certs/ca.crt`. With that you can remove the `sslrootcert` argument from the connection url when using `cockroach sql` (but you'll still need it for other tools so I'm not sure it's worth omitting). </w:t>
      </w:r>
      <w:r>
        <w:rPr>
          <w:rStyle w:val="CommentReference"/>
        </w:rPr>
        <w:annotationRef/>
      </w:r>
    </w:p>
  </w:comment>
  <w:comment w:id="50" w:author="Jesse Seldess" w:date="2021-05-05T16:47:00Z" w:initials="JS">
    <w:p w14:paraId="17E24780" w14:textId="32549190" w:rsidR="1103BF3E" w:rsidRDefault="1103BF3E">
      <w:pPr>
        <w:pStyle w:val="CommentText"/>
      </w:pPr>
      <w:r>
        <w:t>The CC team is actively testing out more foolproof ways to make sure users get the cert, put it in a good place, and reference it in client commands. For example, they might include a command to run in the terminal that creates a directory and fetches the cert into it, and then offer client commands that already point to that cert location. Apparently, we have had many very novice users get tripped up by needing to download the cert and adjust the commands themselves. For now, this is good. I'll comment again if/when this really changes.</w:t>
      </w:r>
      <w:r>
        <w:rPr>
          <w:rStyle w:val="CommentReference"/>
        </w:rPr>
        <w:annotationRef/>
      </w:r>
    </w:p>
  </w:comment>
  <w:comment w:id="84" w:author="Angela Rufino" w:date="2021-05-07T16:06:00Z" w:initials="AR">
    <w:p w14:paraId="0944E4DC" w14:textId="77777777" w:rsidR="526BB698" w:rsidRDefault="526BB698">
      <w:pPr>
        <w:pStyle w:val="CommentText"/>
      </w:pPr>
      <w:r>
        <w:t>Reminder to fill in this info.</w:t>
      </w:r>
      <w:r>
        <w:rPr>
          <w:rStyle w:val="CommentReference"/>
        </w:rPr>
        <w:annotationRef/>
      </w:r>
    </w:p>
  </w:comment>
  <w:comment w:id="85" w:author="Ben Darnell" w:date="2021-05-04T15:58:00Z" w:initials="BD">
    <w:p w14:paraId="550D94C8" w14:textId="32D21FDE" w:rsidR="3D22929E" w:rsidRDefault="3D22929E">
      <w:pPr>
        <w:pStyle w:val="CommentText"/>
      </w:pPr>
      <w:r>
        <w:t>FYI we've got some new automation coming in the october release to make this a lot simpler (hopefully simple enough that we can avoid talking about insecure mode at all?)</w:t>
      </w:r>
      <w:r>
        <w:rPr>
          <w:rStyle w:val="CommentReference"/>
        </w:rPr>
        <w:annotationRef/>
      </w:r>
    </w:p>
  </w:comment>
  <w:comment w:id="86" w:author="Ben Darnell" w:date="2021-05-04T16:04:00Z" w:initials="BD">
    <w:p w14:paraId="694FA449" w14:textId="12D4C9CA" w:rsidR="3D22929E" w:rsidRDefault="3D22929E">
      <w:pPr>
        <w:pStyle w:val="CommentText"/>
      </w:pPr>
      <w:r>
        <w:t xml:space="preserve">Again, if you use `~/.cockroach-certs`  as your `--certs-dir` then it'll be picked up automatically and you don't need to specify the `--certs-dir` flag. But this does make it problematic to have both cloud and non-cloud clusters. </w:t>
      </w:r>
      <w:r>
        <w:rPr>
          <w:rStyle w:val="CommentReference"/>
        </w:rPr>
        <w:annotationRef/>
      </w:r>
    </w:p>
  </w:comment>
  <w:comment w:id="87" w:author="Guy Harrison" w:date="2021-05-05T12:06:00Z" w:initials="GH">
    <w:p w14:paraId="6021A8D8" w14:textId="46DD9BF2" w:rsidR="002C07B4" w:rsidRDefault="002C07B4">
      <w:pPr>
        <w:pStyle w:val="CommentText"/>
      </w:pPr>
      <w:r>
        <w:rPr>
          <w:rStyle w:val="CommentReference"/>
        </w:rPr>
        <w:annotationRef/>
      </w:r>
      <w:r w:rsidR="00527466">
        <w:t>I’m guessing this wont work on windows</w:t>
      </w:r>
    </w:p>
  </w:comment>
  <w:comment w:id="88" w:author="Guy Harrison" w:date="2021-05-05T12:06:00Z" w:initials="GH">
    <w:p w14:paraId="7A3B9516" w14:textId="77777777" w:rsidR="00AB0889" w:rsidRDefault="00AB0889">
      <w:pPr>
        <w:pStyle w:val="CommentText"/>
      </w:pPr>
      <w:r>
        <w:rPr>
          <w:rStyle w:val="CommentReference"/>
        </w:rPr>
        <w:annotationRef/>
      </w:r>
      <w:r>
        <w:t xml:space="preserve">Or at least not with “~” notation.  </w:t>
      </w:r>
      <w:r w:rsidR="00514D05">
        <w:t xml:space="preserve">I think it might be </w:t>
      </w:r>
      <w:r w:rsidR="001B6416">
        <w:t>worth having a short sidebar on the topic rather than omit the –certs-dir altogether.  If people set up multiple servers (cloudServer + Kubernetes for instance) then they need to know how to partition their keys right?</w:t>
      </w:r>
    </w:p>
    <w:p w14:paraId="22FC0984" w14:textId="76C838E5" w:rsidR="001B6416" w:rsidRDefault="001B6416">
      <w:pPr>
        <w:pStyle w:val="CommentText"/>
      </w:pPr>
    </w:p>
  </w:comment>
  <w:comment w:id="89" w:author="Guy Harrison" w:date="2021-05-05T12:20:00Z" w:initials="GH">
    <w:p w14:paraId="475B2248" w14:textId="77777777" w:rsidR="00CE5C7C" w:rsidRDefault="00CE5C7C">
      <w:pPr>
        <w:pStyle w:val="CommentText"/>
      </w:pPr>
      <w:r>
        <w:rPr>
          <w:rStyle w:val="CommentReference"/>
        </w:rPr>
        <w:annotationRef/>
      </w:r>
      <w:r>
        <w:t xml:space="preserve">I tried for a </w:t>
      </w:r>
      <w:r w:rsidR="006A47CE">
        <w:t xml:space="preserve">bit to get the .cockroach-certs to work on windows, but </w:t>
      </w:r>
      <w:r w:rsidR="009E2CE9">
        <w:t xml:space="preserve">without success.  </w:t>
      </w:r>
    </w:p>
    <w:p w14:paraId="52FC61C9" w14:textId="112EB179" w:rsidR="009E2CE9" w:rsidRDefault="009E2CE9">
      <w:pPr>
        <w:pStyle w:val="CommentText"/>
      </w:pPr>
    </w:p>
  </w:comment>
  <w:comment w:id="94" w:author="Ben Darnell" w:date="2021-05-04T16:18:00Z" w:initials="BD">
    <w:p w14:paraId="2FE08848" w14:textId="7D743734" w:rsidR="4CFF9D7B" w:rsidRDefault="4CFF9D7B">
      <w:pPr>
        <w:pStyle w:val="CommentText"/>
      </w:pPr>
      <w:r>
        <w:t xml:space="preserve">This works, but it requires a very high level of access to the cluster (if you can run this command, you effectively have root on the cluster). I think it's better to show how to run a separate pod just for your `cockroach sql` job, or to connect to the cluster from outside of k8s. </w:t>
      </w:r>
      <w:r>
        <w:rPr>
          <w:rStyle w:val="CommentReference"/>
        </w:rPr>
        <w:annotationRef/>
      </w:r>
    </w:p>
  </w:comment>
  <w:comment w:id="95" w:author="Guy Harrison" w:date="2021-05-05T13:45:00Z" w:initials="GH">
    <w:p w14:paraId="2173248E" w14:textId="77777777" w:rsidR="002B5E0F" w:rsidRDefault="00D31506">
      <w:pPr>
        <w:pStyle w:val="CommentText"/>
      </w:pPr>
      <w:r>
        <w:rPr>
          <w:rStyle w:val="CommentReference"/>
        </w:rPr>
        <w:annotationRef/>
      </w:r>
      <w:r w:rsidR="005749D1">
        <w:t xml:space="preserve">Those are the instructions from the Kubernetes operator github readme.  I couldn’t find </w:t>
      </w:r>
      <w:r w:rsidR="0014063D">
        <w:t xml:space="preserve">instructions on how to get a secure client running inside the cluster (other than to copy certificates manually).  I added some instructions on </w:t>
      </w:r>
      <w:r w:rsidR="00AE435D">
        <w:t xml:space="preserve">connecting from an external client below, but it still requires high levels of privilege.  If you have a pointer to a better example, let me know. </w:t>
      </w:r>
      <w:r w:rsidR="002B5E0F">
        <w:t>I tried this (</w:t>
      </w:r>
      <w:hyperlink r:id="rId4" w:history="1">
        <w:r w:rsidR="002B5E0F" w:rsidRPr="002D4698">
          <w:rPr>
            <w:rStyle w:val="Hyperlink"/>
          </w:rPr>
          <w:t>https://github.com/cockroachdb/cockroach/blob/master/cloud/kubernetes/client-secure.yaml</w:t>
        </w:r>
      </w:hyperlink>
      <w:r w:rsidR="002B5E0F">
        <w:t>) but it doesn’t seem to be compatible with the operator setup</w:t>
      </w:r>
    </w:p>
    <w:p w14:paraId="776C589E" w14:textId="2549F61B" w:rsidR="00D31506" w:rsidRDefault="0014063D">
      <w:pPr>
        <w:pStyle w:val="CommentText"/>
      </w:pPr>
      <w:r>
        <w:t xml:space="preserve"> </w:t>
      </w:r>
    </w:p>
  </w:comment>
  <w:comment w:id="96" w:author="Jesse Seldess" w:date="2021-05-05T17:05:00Z" w:initials="JS">
    <w:p w14:paraId="6D0D7FE3" w14:textId="24D506C6" w:rsidR="1103BF3E" w:rsidRDefault="1103BF3E">
      <w:pPr>
        <w:pStyle w:val="CommentText"/>
      </w:pPr>
      <w:r>
        <w:t xml:space="preserve">Unfortunately, our minikube tutorial using the operator also has the user get onto one of the existing pods to run the sql shell: </w:t>
      </w:r>
      <w:hyperlink r:id="rId5" w:anchor="step-2-start-cockroachdb.">
        <w:r w:rsidRPr="1103BF3E">
          <w:rPr>
            <w:rStyle w:val="Hyperlink"/>
          </w:rPr>
          <w:t>https://www.cockroachlabs.com/docs/v21.1/orchestrate-a-local-cluster-with-kubernetes.html#step-2-start-cockroachdb.</w:t>
        </w:r>
      </w:hyperlink>
      <w:r>
        <w:t xml:space="preserve"> </w:t>
      </w:r>
      <w:r>
        <w:rPr>
          <w:rStyle w:val="CommentReference"/>
        </w:rPr>
        <w:annotationRef/>
      </w:r>
    </w:p>
    <w:p w14:paraId="4BFB086C" w14:textId="1F19E86C" w:rsidR="1103BF3E" w:rsidRDefault="1103BF3E">
      <w:pPr>
        <w:pStyle w:val="CommentText"/>
      </w:pPr>
    </w:p>
    <w:p w14:paraId="0DCFB657" w14:textId="5B3C4BC2" w:rsidR="1103BF3E" w:rsidRDefault="1103BF3E">
      <w:pPr>
        <w:pStyle w:val="CommentText"/>
      </w:pPr>
      <w:r>
        <w:t xml:space="preserve">However, the helm and statefulset versions of the tutorial have users launch an additional pod for running the sql shell: </w:t>
      </w:r>
      <w:hyperlink r:id="rId6" w:anchor="step-3-use-the-built-in-sql-client.">
        <w:r w:rsidRPr="1103BF3E">
          <w:rPr>
            <w:rStyle w:val="Hyperlink"/>
          </w:rPr>
          <w:t>https://www.cockroachlabs.com/docs/v21.1/orchestrate-a-local-cluster-with-kubernetes.html?filters=helm#step-3-use-the-built-in-sql-client.</w:t>
        </w:r>
      </w:hyperlink>
      <w:r>
        <w:t xml:space="preserve"> We have to figure out how to adjust that to work with the operator. </w:t>
      </w:r>
    </w:p>
  </w:comment>
  <w:comment w:id="97" w:author="Guy Harrison" w:date="2021-05-06T16:20:00Z" w:initials="GH">
    <w:p w14:paraId="397ECA4D" w14:textId="465D5DE1" w:rsidR="00FD7B98" w:rsidRDefault="00FD7B98">
      <w:pPr>
        <w:pStyle w:val="CommentText"/>
      </w:pPr>
      <w:r>
        <w:rPr>
          <w:rStyle w:val="CommentReference"/>
        </w:rPr>
        <w:annotationRef/>
      </w:r>
    </w:p>
  </w:comment>
  <w:comment w:id="99" w:author="Angela Rufino" w:date="2021-05-07T16:15:00Z" w:initials="AR">
    <w:p w14:paraId="7463A154" w14:textId="77777777" w:rsidR="526BB698" w:rsidRDefault="526BB698">
      <w:pPr>
        <w:pStyle w:val="CommentText"/>
      </w:pPr>
      <w:r>
        <w:t>Reminder to complete once we know the chapter.</w:t>
      </w:r>
      <w:r>
        <w:rPr>
          <w:rStyle w:val="CommentReference"/>
        </w:rPr>
        <w:annotationRef/>
      </w:r>
    </w:p>
  </w:comment>
  <w:comment w:id="100" w:author="Angela Rufino" w:date="2021-05-07T16:16:00Z" w:initials="AR">
    <w:p w14:paraId="4EFF2951" w14:textId="77777777" w:rsidR="526BB698" w:rsidRDefault="526BB698">
      <w:pPr>
        <w:pStyle w:val="CommentText"/>
      </w:pPr>
      <w:r>
        <w:t>Should this be node?</w:t>
      </w:r>
      <w:r>
        <w:rPr>
          <w:rStyle w:val="CommentReference"/>
        </w:rPr>
        <w:annotationRef/>
      </w:r>
    </w:p>
  </w:comment>
  <w:comment w:id="138" w:author="Ben Darnell" w:date="2021-05-04T16:28:00Z" w:initials="BD">
    <w:p w14:paraId="4B3CED6A" w14:textId="77777777" w:rsidR="4CFF9D7B" w:rsidRDefault="4CFF9D7B">
      <w:pPr>
        <w:pStyle w:val="CommentText"/>
      </w:pPr>
      <w:r>
        <w:t>This works, but INSERT...SELECT is a fairly OLAPpy kind of query that is not CockroachDB's strong suit (it doesn't work very well if it generates a lot of data). I'd rather use something different as our first example (the SELECT part of this is fine, maybe just do that part with a LIMIT 10 instead of inserting it into a table?)</w:t>
      </w:r>
      <w:r>
        <w:rPr>
          <w:rStyle w:val="CommentReference"/>
        </w:rPr>
        <w:annotationRef/>
      </w:r>
    </w:p>
  </w:comment>
  <w:comment w:id="260" w:author="Ben Darnell" w:date="2021-05-04T16:33:00Z" w:initials="BD">
    <w:p w14:paraId="5D7A0201" w14:textId="5B052A18" w:rsidR="4CFF9D7B" w:rsidRDefault="4CFF9D7B">
      <w:pPr>
        <w:pStyle w:val="CommentText"/>
      </w:pPr>
      <w:r>
        <w:t xml:space="preserve">This is a different URL than the others (the username and password were removed). This needs a footnote like the one you gave for python. </w:t>
      </w:r>
      <w:r>
        <w:rPr>
          <w:rStyle w:val="CommentReference"/>
        </w:rPr>
        <w:annotationRef/>
      </w:r>
    </w:p>
    <w:p w14:paraId="1EFA4E01" w14:textId="49C6B1BA" w:rsidR="4CFF9D7B" w:rsidRDefault="4CFF9D7B">
      <w:pPr>
        <w:pStyle w:val="CommentText"/>
      </w:pPr>
    </w:p>
    <w:p w14:paraId="4E1FB01B" w14:textId="7E06EED9" w:rsidR="4CFF9D7B" w:rsidRDefault="4CFF9D7B">
      <w:pPr>
        <w:pStyle w:val="CommentText"/>
      </w:pPr>
      <w:r>
        <w:t xml:space="preserve">And I thought the sslrootcert needed a different format for java, but maybe I'm misremembering. </w:t>
      </w:r>
    </w:p>
  </w:comment>
  <w:comment w:id="261" w:author="Jesse Seldess" w:date="2021-05-05T17:15:00Z" w:initials="JS">
    <w:p w14:paraId="7CB68F7C" w14:textId="5A7A8094" w:rsidR="1103BF3E" w:rsidRDefault="1103BF3E">
      <w:pPr>
        <w:pStyle w:val="CommentText"/>
      </w:pPr>
      <w:r>
        <w:t>Yeah, our docs used to recommend the PKCS#8 format (</w:t>
      </w:r>
      <w:hyperlink r:id="rId7" w:anchor="step-3-use-the-built-in-sql-client),">
        <w:r w:rsidRPr="1103BF3E">
          <w:rPr>
            <w:rStyle w:val="Hyperlink"/>
          </w:rPr>
          <w:t>https://www.cockroachlabs.com/docs/v21.1/orchestrate-a-local-cluster-with-kubernetes.html?filters=helm#step-3-use-the-built-in-sql-client),</w:t>
        </w:r>
      </w:hyperlink>
      <w:r>
        <w:t xml:space="preserve"> but that was for the client cert, which we don't use here.</w:t>
      </w:r>
      <w:r>
        <w:rPr>
          <w:rStyle w:val="CommentReference"/>
        </w:rPr>
        <w:annotationRef/>
      </w:r>
    </w:p>
  </w:comment>
  <w:comment w:id="265" w:author="Jesse Seldess" w:date="2021-05-05T17:16:00Z" w:initials="JS">
    <w:p w14:paraId="13A80824" w14:textId="77777777" w:rsidR="009F6BAA" w:rsidRDefault="009F6BAA" w:rsidP="009F6BAA">
      <w:pPr>
        <w:pStyle w:val="CommentText"/>
      </w:pPr>
      <w:r>
        <w:t>A nit, but you started with CockroachCloud first for the other languages, so it stood out to me that we start with a local cluster here.</w:t>
      </w:r>
      <w:r>
        <w:rPr>
          <w:rStyle w:val="CommentReference"/>
        </w:rPr>
        <w:annotationRef/>
      </w:r>
    </w:p>
  </w:comment>
  <w:comment w:id="282" w:author="Ben Darnell" w:date="2021-05-04T16:33:00Z" w:initials="BD">
    <w:p w14:paraId="304D0E58" w14:textId="77777777" w:rsidR="009F6BAA" w:rsidRDefault="009F6BAA" w:rsidP="009F6BAA">
      <w:pPr>
        <w:pStyle w:val="CommentText"/>
      </w:pPr>
      <w:r>
        <w:t xml:space="preserve">Hmm, does `%3D` work on the other languages? We should consider making this change on the server side if so. </w:t>
      </w:r>
      <w:r>
        <w:rPr>
          <w:rStyle w:val="CommentReference"/>
        </w:rPr>
        <w:annotationRef/>
      </w:r>
    </w:p>
  </w:comment>
  <w:comment w:id="283" w:author="Guy Harrison" w:date="2021-05-08T16:35:00Z" w:initials="GH">
    <w:p w14:paraId="5AA262F6" w14:textId="77777777" w:rsidR="00CD0280" w:rsidRDefault="00CD0280">
      <w:pPr>
        <w:pStyle w:val="CommentText"/>
      </w:pPr>
      <w:r>
        <w:rPr>
          <w:rStyle w:val="CommentReference"/>
        </w:rPr>
        <w:annotationRef/>
      </w:r>
      <w:r>
        <w:t>It works with the four languages I used here and with the cockroach sql command.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CC20D0" w15:done="0"/>
  <w15:commentEx w15:paraId="27191DD1" w15:done="1"/>
  <w15:commentEx w15:paraId="49258E21" w15:paraIdParent="27191DD1" w15:done="1"/>
  <w15:commentEx w15:paraId="6407249A" w15:done="1"/>
  <w15:commentEx w15:paraId="66766185" w15:paraIdParent="6407249A" w15:done="1"/>
  <w15:commentEx w15:paraId="0FB7A304" w15:paraIdParent="6407249A" w15:done="1"/>
  <w15:commentEx w15:paraId="309C20A6" w15:paraIdParent="6407249A" w15:done="1"/>
  <w15:commentEx w15:paraId="4576D1F2" w15:done="1"/>
  <w15:commentEx w15:paraId="78790596" w15:paraIdParent="4576D1F2" w15:done="1"/>
  <w15:commentEx w15:paraId="656E0286" w15:paraIdParent="4576D1F2" w15:done="1"/>
  <w15:commentEx w15:paraId="0DA66DD1" w15:done="0"/>
  <w15:commentEx w15:paraId="44CFB029" w15:paraIdParent="0DA66DD1" w15:done="0"/>
  <w15:commentEx w15:paraId="6EA5E870" w15:paraIdParent="0DA66DD1" w15:done="0"/>
  <w15:commentEx w15:paraId="6DD2FED4" w15:paraIdParent="0DA66DD1" w15:done="0"/>
  <w15:commentEx w15:paraId="52870BD1" w15:paraIdParent="0DA66DD1" w15:done="0"/>
  <w15:commentEx w15:paraId="32F0169F" w15:done="0"/>
  <w15:commentEx w15:paraId="05D17E07" w15:paraIdParent="32F0169F" w15:done="0"/>
  <w15:commentEx w15:paraId="3E22E2D7" w15:done="0"/>
  <w15:commentEx w15:paraId="705ACFB7" w15:done="0"/>
  <w15:commentEx w15:paraId="3B468DAB" w15:paraIdParent="705ACFB7" w15:done="0"/>
  <w15:commentEx w15:paraId="17E24780" w15:paraIdParent="705ACFB7" w15:done="0"/>
  <w15:commentEx w15:paraId="0944E4DC" w15:done="0"/>
  <w15:commentEx w15:paraId="550D94C8" w15:done="0"/>
  <w15:commentEx w15:paraId="694FA449" w15:done="0"/>
  <w15:commentEx w15:paraId="6021A8D8" w15:paraIdParent="694FA449" w15:done="0"/>
  <w15:commentEx w15:paraId="22FC0984" w15:paraIdParent="694FA449" w15:done="0"/>
  <w15:commentEx w15:paraId="52FC61C9" w15:paraIdParent="694FA449" w15:done="0"/>
  <w15:commentEx w15:paraId="2FE08848" w15:done="0"/>
  <w15:commentEx w15:paraId="776C589E" w15:paraIdParent="2FE08848" w15:done="0"/>
  <w15:commentEx w15:paraId="0DCFB657" w15:paraIdParent="2FE08848" w15:done="0"/>
  <w15:commentEx w15:paraId="397ECA4D" w15:paraIdParent="2FE08848" w15:done="0"/>
  <w15:commentEx w15:paraId="7463A154" w15:done="0"/>
  <w15:commentEx w15:paraId="4EFF2951" w15:done="0"/>
  <w15:commentEx w15:paraId="4B3CED6A" w15:done="0"/>
  <w15:commentEx w15:paraId="4E1FB01B" w15:done="1"/>
  <w15:commentEx w15:paraId="7CB68F7C" w15:paraIdParent="4E1FB01B" w15:done="1"/>
  <w15:commentEx w15:paraId="13A80824" w15:done="1"/>
  <w15:commentEx w15:paraId="304D0E58" w15:done="0"/>
  <w15:commentEx w15:paraId="5AA262F6" w15:paraIdParent="304D0E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67BDEF2" w16cex:dateUtc="2021-05-07T19:24:00Z"/>
  <w16cex:commentExtensible w16cex:durableId="7B2DE579" w16cex:dateUtc="2021-05-05T20:32:00Z"/>
  <w16cex:commentExtensible w16cex:durableId="6A0F15A5" w16cex:dateUtc="2021-05-05T20:33:00Z"/>
  <w16cex:commentExtensible w16cex:durableId="318643A1" w16cex:dateUtc="2021-05-03T20:04:00Z"/>
  <w16cex:commentExtensible w16cex:durableId="31F0DAE6" w16cex:dateUtc="2021-05-03T20:06:00Z"/>
  <w16cex:commentExtensible w16cex:durableId="243BF86F" w16cex:dateUtc="2021-05-04T06:44:00Z"/>
  <w16cex:commentExtensible w16cex:durableId="4F533229" w16cex:dateUtc="2021-05-04T19:26:00Z"/>
  <w16cex:commentExtensible w16cex:durableId="40BEB9D9" w16cex:dateUtc="2021-05-03T20:11:00Z"/>
  <w16cex:commentExtensible w16cex:durableId="243BFB30" w16cex:dateUtc="2021-05-04T06:56:00Z"/>
  <w16cex:commentExtensible w16cex:durableId="6ECEDD8A" w16cex:dateUtc="2021-05-04T19:29:00Z"/>
  <w16cex:commentExtensible w16cex:durableId="4018CA68" w16cex:dateUtc="2021-05-03T20:09:00Z"/>
  <w16cex:commentExtensible w16cex:durableId="243BF526" w16cex:dateUtc="2021-05-04T06:30:00Z"/>
  <w16cex:commentExtensible w16cex:durableId="33776CDC" w16cex:dateUtc="2021-05-04T19:32:00Z"/>
  <w16cex:commentExtensible w16cex:durableId="243D056F" w16cex:dateUtc="2021-05-05T01:52:00Z"/>
  <w16cex:commentExtensible w16cex:durableId="18A57F9E" w16cex:dateUtc="2021-05-05T20:37:00Z"/>
  <w16cex:commentExtensible w16cex:durableId="5F32C1BA" w16cex:dateUtc="2021-05-05T20:41:00Z"/>
  <w16cex:commentExtensible w16cex:durableId="243E9520" w16cex:dateUtc="2021-05-06T06:17:00Z"/>
  <w16cex:commentExtensible w16cex:durableId="116939A0" w16cex:dateUtc="2021-05-05T20:42:00Z"/>
  <w16cex:commentExtensible w16cex:durableId="3DB5F9BF" w16cex:dateUtc="2021-05-03T20:18:00Z"/>
  <w16cex:commentExtensible w16cex:durableId="4241096C" w16cex:dateUtc="2021-05-04T19:34:00Z"/>
  <w16cex:commentExtensible w16cex:durableId="6DBE285C" w16cex:dateUtc="2021-05-05T20:47:00Z"/>
  <w16cex:commentExtensible w16cex:durableId="6FB7370F" w16cex:dateUtc="2021-05-07T20:06:00Z"/>
  <w16cex:commentExtensible w16cex:durableId="67AAB260" w16cex:dateUtc="2021-05-04T19:58:00Z"/>
  <w16cex:commentExtensible w16cex:durableId="1F5C8CFE" w16cex:dateUtc="2021-05-04T20:04:00Z"/>
  <w16cex:commentExtensible w16cex:durableId="243D08AB" w16cex:dateUtc="2021-05-05T02:06:00Z"/>
  <w16cex:commentExtensible w16cex:durableId="243D08D9" w16cex:dateUtc="2021-05-05T02:06:00Z"/>
  <w16cex:commentExtensible w16cex:durableId="243D0BFF" w16cex:dateUtc="2021-05-05T02:20:00Z"/>
  <w16cex:commentExtensible w16cex:durableId="488655DA" w16cex:dateUtc="2021-05-04T20:18:00Z"/>
  <w16cex:commentExtensible w16cex:durableId="243D1FE6" w16cex:dateUtc="2021-05-05T03:45:00Z"/>
  <w16cex:commentExtensible w16cex:durableId="131BDE22" w16cex:dateUtc="2021-05-05T21:05:00Z"/>
  <w16cex:commentExtensible w16cex:durableId="243E95E8" w16cex:dateUtc="2021-05-06T06:20:00Z"/>
  <w16cex:commentExtensible w16cex:durableId="0472C20E" w16cex:dateUtc="2021-05-07T20:15:00Z"/>
  <w16cex:commentExtensible w16cex:durableId="7BB7FFDB" w16cex:dateUtc="2021-05-07T20:16:00Z"/>
  <w16cex:commentExtensible w16cex:durableId="1F1172AA" w16cex:dateUtc="2021-05-04T20:28:00Z"/>
  <w16cex:commentExtensible w16cex:durableId="43BFCA4D" w16cex:dateUtc="2021-05-04T20:33:00Z"/>
  <w16cex:commentExtensible w16cex:durableId="6CDCC1D0" w16cex:dateUtc="2021-05-05T21:15:00Z"/>
  <w16cex:commentExtensible w16cex:durableId="243E9969" w16cex:dateUtc="2021-05-05T21:16:00Z"/>
  <w16cex:commentExtensible w16cex:durableId="243E9968" w16cex:dateUtc="2021-05-04T20:33:00Z"/>
  <w16cex:commentExtensible w16cex:durableId="24413C3B" w16cex:dateUtc="2021-05-08T0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CC20D0" w16cid:durableId="167BDEF2"/>
  <w16cid:commentId w16cid:paraId="27191DD1" w16cid:durableId="7B2DE579"/>
  <w16cid:commentId w16cid:paraId="49258E21" w16cid:durableId="6A0F15A5"/>
  <w16cid:commentId w16cid:paraId="6407249A" w16cid:durableId="318643A1"/>
  <w16cid:commentId w16cid:paraId="66766185" w16cid:durableId="31F0DAE6"/>
  <w16cid:commentId w16cid:paraId="0FB7A304" w16cid:durableId="243BF86F"/>
  <w16cid:commentId w16cid:paraId="309C20A6" w16cid:durableId="4F533229"/>
  <w16cid:commentId w16cid:paraId="4576D1F2" w16cid:durableId="40BEB9D9"/>
  <w16cid:commentId w16cid:paraId="78790596" w16cid:durableId="243BFB30"/>
  <w16cid:commentId w16cid:paraId="656E0286" w16cid:durableId="6ECEDD8A"/>
  <w16cid:commentId w16cid:paraId="0DA66DD1" w16cid:durableId="4018CA68"/>
  <w16cid:commentId w16cid:paraId="44CFB029" w16cid:durableId="243BF526"/>
  <w16cid:commentId w16cid:paraId="6EA5E870" w16cid:durableId="33776CDC"/>
  <w16cid:commentId w16cid:paraId="6DD2FED4" w16cid:durableId="243D056F"/>
  <w16cid:commentId w16cid:paraId="52870BD1" w16cid:durableId="18A57F9E"/>
  <w16cid:commentId w16cid:paraId="32F0169F" w16cid:durableId="5F32C1BA"/>
  <w16cid:commentId w16cid:paraId="05D17E07" w16cid:durableId="243E9520"/>
  <w16cid:commentId w16cid:paraId="3E22E2D7" w16cid:durableId="116939A0"/>
  <w16cid:commentId w16cid:paraId="705ACFB7" w16cid:durableId="3DB5F9BF"/>
  <w16cid:commentId w16cid:paraId="3B468DAB" w16cid:durableId="4241096C"/>
  <w16cid:commentId w16cid:paraId="17E24780" w16cid:durableId="6DBE285C"/>
  <w16cid:commentId w16cid:paraId="0944E4DC" w16cid:durableId="6FB7370F"/>
  <w16cid:commentId w16cid:paraId="550D94C8" w16cid:durableId="67AAB260"/>
  <w16cid:commentId w16cid:paraId="694FA449" w16cid:durableId="1F5C8CFE"/>
  <w16cid:commentId w16cid:paraId="6021A8D8" w16cid:durableId="243D08AB"/>
  <w16cid:commentId w16cid:paraId="22FC0984" w16cid:durableId="243D08D9"/>
  <w16cid:commentId w16cid:paraId="52FC61C9" w16cid:durableId="243D0BFF"/>
  <w16cid:commentId w16cid:paraId="2FE08848" w16cid:durableId="488655DA"/>
  <w16cid:commentId w16cid:paraId="776C589E" w16cid:durableId="243D1FE6"/>
  <w16cid:commentId w16cid:paraId="0DCFB657" w16cid:durableId="131BDE22"/>
  <w16cid:commentId w16cid:paraId="397ECA4D" w16cid:durableId="243E95E8"/>
  <w16cid:commentId w16cid:paraId="7463A154" w16cid:durableId="0472C20E"/>
  <w16cid:commentId w16cid:paraId="4EFF2951" w16cid:durableId="7BB7FFDB"/>
  <w16cid:commentId w16cid:paraId="4B3CED6A" w16cid:durableId="1F1172AA"/>
  <w16cid:commentId w16cid:paraId="4E1FB01B" w16cid:durableId="43BFCA4D"/>
  <w16cid:commentId w16cid:paraId="7CB68F7C" w16cid:durableId="6CDCC1D0"/>
  <w16cid:commentId w16cid:paraId="13A80824" w16cid:durableId="243E9969"/>
  <w16cid:commentId w16cid:paraId="304D0E58" w16cid:durableId="243E9968"/>
  <w16cid:commentId w16cid:paraId="5AA262F6" w16cid:durableId="24413C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70751" w14:textId="77777777" w:rsidR="00E76B08" w:rsidRDefault="00E76B08" w:rsidP="00C74D85">
      <w:r>
        <w:separator/>
      </w:r>
    </w:p>
  </w:endnote>
  <w:endnote w:type="continuationSeparator" w:id="0">
    <w:p w14:paraId="01884345" w14:textId="77777777" w:rsidR="00E76B08" w:rsidRDefault="00E76B08" w:rsidP="00C74D85">
      <w:r>
        <w:continuationSeparator/>
      </w:r>
    </w:p>
  </w:endnote>
  <w:endnote w:type="continuationNotice" w:id="1">
    <w:p w14:paraId="2961584F" w14:textId="77777777" w:rsidR="00E76B08" w:rsidRDefault="00E76B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altName w:val="Calibri"/>
    <w:charset w:val="00"/>
    <w:family w:val="auto"/>
    <w:pitch w:val="variable"/>
    <w:sig w:usb0="00000003" w:usb1="18000000" w:usb2="14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95C82" w14:textId="77777777" w:rsidR="00E76B08" w:rsidRDefault="00E76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2ADA7" w14:textId="77777777" w:rsidR="00E76B08" w:rsidRDefault="00E76B08" w:rsidP="00C74D85">
      <w:r>
        <w:separator/>
      </w:r>
    </w:p>
  </w:footnote>
  <w:footnote w:type="continuationSeparator" w:id="0">
    <w:p w14:paraId="5A6FF811" w14:textId="77777777" w:rsidR="00E76B08" w:rsidRDefault="00E76B08" w:rsidP="00C74D85">
      <w:r>
        <w:continuationSeparator/>
      </w:r>
    </w:p>
  </w:footnote>
  <w:footnote w:type="continuationNotice" w:id="1">
    <w:p w14:paraId="71883A8C" w14:textId="77777777" w:rsidR="00E76B08" w:rsidRDefault="00E76B08"/>
  </w:footnote>
  <w:footnote w:id="2">
    <w:p w14:paraId="2119DA42" w14:textId="7F4CA750" w:rsidR="00BA3738" w:rsidRPr="00E76B08" w:rsidRDefault="00BA3738">
      <w:pPr>
        <w:pStyle w:val="FootnoteText"/>
        <w:rPr>
          <w:lang w:val="en-US"/>
        </w:rPr>
      </w:pPr>
      <w:ins w:id="259" w:author="Guy Harrison" w:date="2021-05-08T16:42:00Z">
        <w:r>
          <w:rPr>
            <w:rStyle w:val="FootnoteReference"/>
          </w:rPr>
          <w:footnoteRef/>
        </w:r>
        <w:r>
          <w:t xml:space="preserve"> </w:t>
        </w:r>
        <w:r>
          <w:rPr>
            <w:lang w:val="en-US"/>
          </w:rPr>
          <w:t xml:space="preserve">Note that the </w:t>
        </w:r>
        <w:r w:rsidR="00072712">
          <w:rPr>
            <w:lang w:val="en-US"/>
          </w:rPr>
          <w:t xml:space="preserve">URL is slightly different from the ones used for other languages.  The Java postgres driver does not support embedding the username and password </w:t>
        </w:r>
        <w:r w:rsidR="009F6BAA">
          <w:rPr>
            <w:lang w:val="en-US"/>
          </w:rPr>
          <w:t>in the URL so we need to pass them separately.</w:t>
        </w:r>
      </w:ins>
    </w:p>
  </w:footnote>
  <w:footnote w:id="3">
    <w:p w14:paraId="172C0177" w14:textId="77777777" w:rsidR="009F6BAA" w:rsidRDefault="009F6BAA" w:rsidP="009F6BAA">
      <w:pPr>
        <w:pStyle w:val="FootnoteText"/>
      </w:pPr>
      <w:r>
        <w:rPr>
          <w:rStyle w:val="FootnoteReference"/>
        </w:rPr>
        <w:footnoteRef/>
      </w:r>
      <w:r>
        <w:t xml:space="preserve"> Note that because of limitations in the psycopg2 driver, we need to replace the final “=” in the URL with “%3d.  Instead of +</w:t>
      </w:r>
      <w:r w:rsidRPr="00056711">
        <w:t xml:space="preserve"> </w:t>
      </w:r>
      <w:r>
        <w:t>cluster=grumpy-orca-56+ we use +</w:t>
      </w:r>
      <w:r w:rsidRPr="00056711">
        <w:t xml:space="preserve"> </w:t>
      </w:r>
      <w:r>
        <w:t>cluster%3dgrumpy-orca-56+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63BBC" w14:textId="77777777" w:rsidR="00E76B08" w:rsidRDefault="00E76B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63A"/>
    <w:multiLevelType w:val="hybridMultilevel"/>
    <w:tmpl w:val="89B2F20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E03BD9"/>
    <w:multiLevelType w:val="hybridMultilevel"/>
    <w:tmpl w:val="78D4031C"/>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58088B"/>
    <w:multiLevelType w:val="hybridMultilevel"/>
    <w:tmpl w:val="B74A0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55337"/>
    <w:multiLevelType w:val="hybridMultilevel"/>
    <w:tmpl w:val="91944B8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D9719A"/>
    <w:multiLevelType w:val="hybridMultilevel"/>
    <w:tmpl w:val="43101AEE"/>
    <w:lvl w:ilvl="0" w:tplc="55005A4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606B3E"/>
    <w:multiLevelType w:val="hybridMultilevel"/>
    <w:tmpl w:val="07AA4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4A46EC"/>
    <w:multiLevelType w:val="multilevel"/>
    <w:tmpl w:val="FDCC4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7C0706"/>
    <w:multiLevelType w:val="hybridMultilevel"/>
    <w:tmpl w:val="553A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00A5F1B"/>
    <w:multiLevelType w:val="hybridMultilevel"/>
    <w:tmpl w:val="B008A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5B30F9"/>
    <w:multiLevelType w:val="hybridMultilevel"/>
    <w:tmpl w:val="07BAB77E"/>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1" w15:restartNumberingAfterBreak="0">
    <w:nsid w:val="60061E11"/>
    <w:multiLevelType w:val="hybridMultilevel"/>
    <w:tmpl w:val="5B9255DA"/>
    <w:lvl w:ilvl="0" w:tplc="FF9CA046">
      <w:numFmt w:val="bullet"/>
      <w:lvlText w:val=""/>
      <w:lvlJc w:val="left"/>
      <w:pPr>
        <w:ind w:left="405"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9146F"/>
    <w:multiLevelType w:val="hybridMultilevel"/>
    <w:tmpl w:val="5F4EA178"/>
    <w:lvl w:ilvl="0" w:tplc="9B2EB27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357115"/>
    <w:multiLevelType w:val="hybridMultilevel"/>
    <w:tmpl w:val="105CE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7DE71CE"/>
    <w:multiLevelType w:val="hybridMultilevel"/>
    <w:tmpl w:val="83DCF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B782EC8"/>
    <w:multiLevelType w:val="hybridMultilevel"/>
    <w:tmpl w:val="C442A84A"/>
    <w:lvl w:ilvl="0" w:tplc="9B2EB27A">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5D1540"/>
    <w:multiLevelType w:val="hybridMultilevel"/>
    <w:tmpl w:val="DB3AE590"/>
    <w:lvl w:ilvl="0" w:tplc="4F10695C">
      <w:start w:val="6"/>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4"/>
  </w:num>
  <w:num w:numId="13">
    <w:abstractNumId w:val="15"/>
  </w:num>
  <w:num w:numId="14">
    <w:abstractNumId w:val="1"/>
  </w:num>
  <w:num w:numId="15">
    <w:abstractNumId w:val="12"/>
  </w:num>
  <w:num w:numId="16">
    <w:abstractNumId w:val="3"/>
  </w:num>
  <w:num w:numId="17">
    <w:abstractNumId w:val="13"/>
  </w:num>
  <w:num w:numId="18">
    <w:abstractNumId w:val="6"/>
  </w:num>
  <w:num w:numId="19">
    <w:abstractNumId w:val="0"/>
  </w:num>
  <w:num w:numId="20">
    <w:abstractNumId w:val="9"/>
  </w:num>
  <w:num w:numId="21">
    <w:abstractNumId w:val="16"/>
  </w:num>
  <w:num w:numId="22">
    <w:abstractNumId w:val="10"/>
  </w:num>
  <w:num w:numId="23">
    <w:abstractNumId w:val="11"/>
  </w:num>
  <w:num w:numId="24">
    <w:abstractNumId w:val="5"/>
  </w:num>
  <w:num w:numId="25">
    <w:abstractNumId w:val="8"/>
  </w:num>
  <w:num w:numId="2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Rufino">
    <w15:presenceInfo w15:providerId="Windows Live" w15:userId="4b0e7a82b50fbc66"/>
  </w15:person>
  <w15:person w15:author="Jesse Seldess">
    <w15:presenceInfo w15:providerId="Windows Live" w15:userId="60838c477fafb188"/>
  </w15:person>
  <w15:person w15:author="Ben Darnell">
    <w15:presenceInfo w15:providerId="Windows Live" w15:userId="43457bce3b1c23f5"/>
  </w15:person>
  <w15:person w15:author="Guy Harrison">
    <w15:presenceInfo w15:providerId="Windows Live" w15:userId="4760335bb1ba09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hideSpellingErrors/>
  <w:hideGrammaticalErrors/>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2sLAwMze3MDMzNTBQ0lEKTi0uzszPAykwqwUAG9lwtSwAAAA="/>
  </w:docVars>
  <w:rsids>
    <w:rsidRoot w:val="00685A3F"/>
    <w:rsid w:val="000002CD"/>
    <w:rsid w:val="000016E8"/>
    <w:rsid w:val="000019F6"/>
    <w:rsid w:val="00001B28"/>
    <w:rsid w:val="00002FA1"/>
    <w:rsid w:val="000037A0"/>
    <w:rsid w:val="00003B36"/>
    <w:rsid w:val="00005FD6"/>
    <w:rsid w:val="00007561"/>
    <w:rsid w:val="00007B01"/>
    <w:rsid w:val="00010B54"/>
    <w:rsid w:val="00010D80"/>
    <w:rsid w:val="00010E72"/>
    <w:rsid w:val="00011F2D"/>
    <w:rsid w:val="00012571"/>
    <w:rsid w:val="00012765"/>
    <w:rsid w:val="00013588"/>
    <w:rsid w:val="00013EB6"/>
    <w:rsid w:val="000145A2"/>
    <w:rsid w:val="00014D47"/>
    <w:rsid w:val="00015352"/>
    <w:rsid w:val="00015FDE"/>
    <w:rsid w:val="00020584"/>
    <w:rsid w:val="00021029"/>
    <w:rsid w:val="00021FF5"/>
    <w:rsid w:val="0002201A"/>
    <w:rsid w:val="0002212A"/>
    <w:rsid w:val="00022FAA"/>
    <w:rsid w:val="000239A5"/>
    <w:rsid w:val="00024E0A"/>
    <w:rsid w:val="0002606B"/>
    <w:rsid w:val="00026CE8"/>
    <w:rsid w:val="0003065B"/>
    <w:rsid w:val="00032EA8"/>
    <w:rsid w:val="0003398A"/>
    <w:rsid w:val="00033BA3"/>
    <w:rsid w:val="0003407A"/>
    <w:rsid w:val="000354BA"/>
    <w:rsid w:val="00036443"/>
    <w:rsid w:val="00036D8A"/>
    <w:rsid w:val="000401B5"/>
    <w:rsid w:val="000404F2"/>
    <w:rsid w:val="000470F3"/>
    <w:rsid w:val="00050865"/>
    <w:rsid w:val="000508BA"/>
    <w:rsid w:val="00050932"/>
    <w:rsid w:val="00051DAA"/>
    <w:rsid w:val="00053BC8"/>
    <w:rsid w:val="0005484A"/>
    <w:rsid w:val="000551EF"/>
    <w:rsid w:val="00056159"/>
    <w:rsid w:val="00056711"/>
    <w:rsid w:val="000615AE"/>
    <w:rsid w:val="00062520"/>
    <w:rsid w:val="00062635"/>
    <w:rsid w:val="00063932"/>
    <w:rsid w:val="00063CAA"/>
    <w:rsid w:val="00064006"/>
    <w:rsid w:val="000648BB"/>
    <w:rsid w:val="0006612E"/>
    <w:rsid w:val="000661C2"/>
    <w:rsid w:val="00066F91"/>
    <w:rsid w:val="00067152"/>
    <w:rsid w:val="000676C7"/>
    <w:rsid w:val="00072712"/>
    <w:rsid w:val="00073641"/>
    <w:rsid w:val="00074405"/>
    <w:rsid w:val="00074B2E"/>
    <w:rsid w:val="0007560F"/>
    <w:rsid w:val="00076544"/>
    <w:rsid w:val="00076812"/>
    <w:rsid w:val="00076BCA"/>
    <w:rsid w:val="00077019"/>
    <w:rsid w:val="000805DF"/>
    <w:rsid w:val="00080958"/>
    <w:rsid w:val="00080E93"/>
    <w:rsid w:val="0008373D"/>
    <w:rsid w:val="00083E19"/>
    <w:rsid w:val="00084087"/>
    <w:rsid w:val="0008764F"/>
    <w:rsid w:val="00087771"/>
    <w:rsid w:val="00090D2A"/>
    <w:rsid w:val="000919A4"/>
    <w:rsid w:val="00091E16"/>
    <w:rsid w:val="00091F73"/>
    <w:rsid w:val="00092188"/>
    <w:rsid w:val="00092325"/>
    <w:rsid w:val="0009349A"/>
    <w:rsid w:val="00093900"/>
    <w:rsid w:val="00093D46"/>
    <w:rsid w:val="00093DFF"/>
    <w:rsid w:val="00095547"/>
    <w:rsid w:val="0009606E"/>
    <w:rsid w:val="0009655C"/>
    <w:rsid w:val="00096B87"/>
    <w:rsid w:val="000A0852"/>
    <w:rsid w:val="000A095D"/>
    <w:rsid w:val="000A1180"/>
    <w:rsid w:val="000A1D80"/>
    <w:rsid w:val="000A3630"/>
    <w:rsid w:val="000A3638"/>
    <w:rsid w:val="000A4318"/>
    <w:rsid w:val="000A444B"/>
    <w:rsid w:val="000A4A99"/>
    <w:rsid w:val="000A4DD4"/>
    <w:rsid w:val="000A50B4"/>
    <w:rsid w:val="000A5347"/>
    <w:rsid w:val="000A5427"/>
    <w:rsid w:val="000A5D0D"/>
    <w:rsid w:val="000A689E"/>
    <w:rsid w:val="000A6CBF"/>
    <w:rsid w:val="000B0499"/>
    <w:rsid w:val="000B2026"/>
    <w:rsid w:val="000B3390"/>
    <w:rsid w:val="000B6FA5"/>
    <w:rsid w:val="000B7DD1"/>
    <w:rsid w:val="000C0806"/>
    <w:rsid w:val="000C0935"/>
    <w:rsid w:val="000C14BE"/>
    <w:rsid w:val="000C2BE4"/>
    <w:rsid w:val="000C3152"/>
    <w:rsid w:val="000C41AE"/>
    <w:rsid w:val="000C4999"/>
    <w:rsid w:val="000C52B7"/>
    <w:rsid w:val="000C68D6"/>
    <w:rsid w:val="000C78F3"/>
    <w:rsid w:val="000D0BEC"/>
    <w:rsid w:val="000D1A28"/>
    <w:rsid w:val="000D1A84"/>
    <w:rsid w:val="000D1C71"/>
    <w:rsid w:val="000D2AC9"/>
    <w:rsid w:val="000D41F3"/>
    <w:rsid w:val="000D48E9"/>
    <w:rsid w:val="000D4C74"/>
    <w:rsid w:val="000D5D0E"/>
    <w:rsid w:val="000D61FF"/>
    <w:rsid w:val="000D62CB"/>
    <w:rsid w:val="000D6C03"/>
    <w:rsid w:val="000E06F7"/>
    <w:rsid w:val="000E27F6"/>
    <w:rsid w:val="000E48C8"/>
    <w:rsid w:val="000E4D10"/>
    <w:rsid w:val="000E6397"/>
    <w:rsid w:val="000F007A"/>
    <w:rsid w:val="000F1DC5"/>
    <w:rsid w:val="000F403D"/>
    <w:rsid w:val="000F44EB"/>
    <w:rsid w:val="000F4955"/>
    <w:rsid w:val="000F5E45"/>
    <w:rsid w:val="000F6669"/>
    <w:rsid w:val="000F7961"/>
    <w:rsid w:val="000F7C71"/>
    <w:rsid w:val="00101628"/>
    <w:rsid w:val="00101B2F"/>
    <w:rsid w:val="00102962"/>
    <w:rsid w:val="00103725"/>
    <w:rsid w:val="00103FB9"/>
    <w:rsid w:val="0010404F"/>
    <w:rsid w:val="00105758"/>
    <w:rsid w:val="00105CC3"/>
    <w:rsid w:val="00106FEF"/>
    <w:rsid w:val="00107101"/>
    <w:rsid w:val="00107DB3"/>
    <w:rsid w:val="00111A40"/>
    <w:rsid w:val="00112A47"/>
    <w:rsid w:val="001139CD"/>
    <w:rsid w:val="00114419"/>
    <w:rsid w:val="001149FA"/>
    <w:rsid w:val="00115AC3"/>
    <w:rsid w:val="00115E28"/>
    <w:rsid w:val="00117165"/>
    <w:rsid w:val="00117674"/>
    <w:rsid w:val="00117BC1"/>
    <w:rsid w:val="001204F6"/>
    <w:rsid w:val="00121820"/>
    <w:rsid w:val="00121B4D"/>
    <w:rsid w:val="00121D94"/>
    <w:rsid w:val="00123145"/>
    <w:rsid w:val="00124045"/>
    <w:rsid w:val="001241C7"/>
    <w:rsid w:val="0012533C"/>
    <w:rsid w:val="00125DA4"/>
    <w:rsid w:val="00126823"/>
    <w:rsid w:val="00127520"/>
    <w:rsid w:val="00130611"/>
    <w:rsid w:val="001316A9"/>
    <w:rsid w:val="00131C49"/>
    <w:rsid w:val="00132B79"/>
    <w:rsid w:val="00134B0F"/>
    <w:rsid w:val="00135DAE"/>
    <w:rsid w:val="00137733"/>
    <w:rsid w:val="00140268"/>
    <w:rsid w:val="00140328"/>
    <w:rsid w:val="0014063D"/>
    <w:rsid w:val="001406F8"/>
    <w:rsid w:val="00140E98"/>
    <w:rsid w:val="0014160C"/>
    <w:rsid w:val="0014252F"/>
    <w:rsid w:val="00142B0D"/>
    <w:rsid w:val="001472B5"/>
    <w:rsid w:val="0014766F"/>
    <w:rsid w:val="001476C4"/>
    <w:rsid w:val="00147942"/>
    <w:rsid w:val="001503FC"/>
    <w:rsid w:val="0015089C"/>
    <w:rsid w:val="00150937"/>
    <w:rsid w:val="00150C19"/>
    <w:rsid w:val="00151B77"/>
    <w:rsid w:val="00151D1C"/>
    <w:rsid w:val="00151D94"/>
    <w:rsid w:val="00152324"/>
    <w:rsid w:val="0015234F"/>
    <w:rsid w:val="001543E9"/>
    <w:rsid w:val="001552A4"/>
    <w:rsid w:val="00156810"/>
    <w:rsid w:val="00156882"/>
    <w:rsid w:val="001570C6"/>
    <w:rsid w:val="00157980"/>
    <w:rsid w:val="0016158C"/>
    <w:rsid w:val="001631A1"/>
    <w:rsid w:val="001631D7"/>
    <w:rsid w:val="0016444A"/>
    <w:rsid w:val="001645C6"/>
    <w:rsid w:val="00164F70"/>
    <w:rsid w:val="00165828"/>
    <w:rsid w:val="00166303"/>
    <w:rsid w:val="001700FE"/>
    <w:rsid w:val="00170610"/>
    <w:rsid w:val="00173064"/>
    <w:rsid w:val="00174471"/>
    <w:rsid w:val="00174AC6"/>
    <w:rsid w:val="001755A7"/>
    <w:rsid w:val="00175D9E"/>
    <w:rsid w:val="0017718A"/>
    <w:rsid w:val="0017752C"/>
    <w:rsid w:val="001775FC"/>
    <w:rsid w:val="001777E4"/>
    <w:rsid w:val="001807BB"/>
    <w:rsid w:val="001812C9"/>
    <w:rsid w:val="001812FB"/>
    <w:rsid w:val="00181876"/>
    <w:rsid w:val="00181CF7"/>
    <w:rsid w:val="00182837"/>
    <w:rsid w:val="00183008"/>
    <w:rsid w:val="00183EE0"/>
    <w:rsid w:val="001848E0"/>
    <w:rsid w:val="001856D3"/>
    <w:rsid w:val="00185AAC"/>
    <w:rsid w:val="001866BC"/>
    <w:rsid w:val="00187354"/>
    <w:rsid w:val="00193157"/>
    <w:rsid w:val="00193D4D"/>
    <w:rsid w:val="0019402F"/>
    <w:rsid w:val="00194E98"/>
    <w:rsid w:val="00195008"/>
    <w:rsid w:val="001954C7"/>
    <w:rsid w:val="001A17C9"/>
    <w:rsid w:val="001A210F"/>
    <w:rsid w:val="001A331C"/>
    <w:rsid w:val="001A38AE"/>
    <w:rsid w:val="001B0B3F"/>
    <w:rsid w:val="001B2538"/>
    <w:rsid w:val="001B62D1"/>
    <w:rsid w:val="001B6416"/>
    <w:rsid w:val="001B6DC0"/>
    <w:rsid w:val="001B747D"/>
    <w:rsid w:val="001C00AF"/>
    <w:rsid w:val="001C1324"/>
    <w:rsid w:val="001C166E"/>
    <w:rsid w:val="001C168D"/>
    <w:rsid w:val="001C2656"/>
    <w:rsid w:val="001C4A15"/>
    <w:rsid w:val="001C516E"/>
    <w:rsid w:val="001C5A7E"/>
    <w:rsid w:val="001C71DC"/>
    <w:rsid w:val="001C78AF"/>
    <w:rsid w:val="001D0389"/>
    <w:rsid w:val="001D1983"/>
    <w:rsid w:val="001D2AB3"/>
    <w:rsid w:val="001D2BB3"/>
    <w:rsid w:val="001D2E78"/>
    <w:rsid w:val="001D34FA"/>
    <w:rsid w:val="001D37F8"/>
    <w:rsid w:val="001D3A49"/>
    <w:rsid w:val="001D3D19"/>
    <w:rsid w:val="001D4760"/>
    <w:rsid w:val="001D4C08"/>
    <w:rsid w:val="001E01D1"/>
    <w:rsid w:val="001E1613"/>
    <w:rsid w:val="001E2EF0"/>
    <w:rsid w:val="001E575A"/>
    <w:rsid w:val="001F08DA"/>
    <w:rsid w:val="001F1BFF"/>
    <w:rsid w:val="001F286F"/>
    <w:rsid w:val="001F3221"/>
    <w:rsid w:val="001F33E6"/>
    <w:rsid w:val="001F3862"/>
    <w:rsid w:val="001F680A"/>
    <w:rsid w:val="001F7166"/>
    <w:rsid w:val="001F7782"/>
    <w:rsid w:val="001F7A84"/>
    <w:rsid w:val="001F7B73"/>
    <w:rsid w:val="00201B43"/>
    <w:rsid w:val="002033AD"/>
    <w:rsid w:val="002035D9"/>
    <w:rsid w:val="00204DD9"/>
    <w:rsid w:val="00205DE8"/>
    <w:rsid w:val="00206004"/>
    <w:rsid w:val="00206150"/>
    <w:rsid w:val="00206658"/>
    <w:rsid w:val="00206669"/>
    <w:rsid w:val="002075C8"/>
    <w:rsid w:val="00207696"/>
    <w:rsid w:val="00207C60"/>
    <w:rsid w:val="002101AE"/>
    <w:rsid w:val="00210698"/>
    <w:rsid w:val="00210BBC"/>
    <w:rsid w:val="002119E4"/>
    <w:rsid w:val="00212558"/>
    <w:rsid w:val="0021270F"/>
    <w:rsid w:val="0021630A"/>
    <w:rsid w:val="00216919"/>
    <w:rsid w:val="00216B30"/>
    <w:rsid w:val="00216BDC"/>
    <w:rsid w:val="002178F9"/>
    <w:rsid w:val="00221225"/>
    <w:rsid w:val="0022345E"/>
    <w:rsid w:val="00223641"/>
    <w:rsid w:val="00225159"/>
    <w:rsid w:val="00225F69"/>
    <w:rsid w:val="00227129"/>
    <w:rsid w:val="00227BF8"/>
    <w:rsid w:val="002304BD"/>
    <w:rsid w:val="002307E5"/>
    <w:rsid w:val="00231217"/>
    <w:rsid w:val="002316FE"/>
    <w:rsid w:val="002336D6"/>
    <w:rsid w:val="00234FBC"/>
    <w:rsid w:val="00235751"/>
    <w:rsid w:val="00240714"/>
    <w:rsid w:val="002420C1"/>
    <w:rsid w:val="002430EC"/>
    <w:rsid w:val="002440D9"/>
    <w:rsid w:val="00244871"/>
    <w:rsid w:val="002453F7"/>
    <w:rsid w:val="00245AE7"/>
    <w:rsid w:val="002466E1"/>
    <w:rsid w:val="00246AB2"/>
    <w:rsid w:val="00246FED"/>
    <w:rsid w:val="00247885"/>
    <w:rsid w:val="00247C93"/>
    <w:rsid w:val="00254A32"/>
    <w:rsid w:val="00254C8C"/>
    <w:rsid w:val="00254F3B"/>
    <w:rsid w:val="00255D96"/>
    <w:rsid w:val="00256E83"/>
    <w:rsid w:val="00257C77"/>
    <w:rsid w:val="00260EA4"/>
    <w:rsid w:val="00263726"/>
    <w:rsid w:val="002650BA"/>
    <w:rsid w:val="002651C3"/>
    <w:rsid w:val="002656C9"/>
    <w:rsid w:val="0026617A"/>
    <w:rsid w:val="00267CC0"/>
    <w:rsid w:val="00267D5F"/>
    <w:rsid w:val="00270F07"/>
    <w:rsid w:val="0027156C"/>
    <w:rsid w:val="00271DEB"/>
    <w:rsid w:val="0027232B"/>
    <w:rsid w:val="00273467"/>
    <w:rsid w:val="00273846"/>
    <w:rsid w:val="00274330"/>
    <w:rsid w:val="00276AC1"/>
    <w:rsid w:val="00277394"/>
    <w:rsid w:val="00277CD4"/>
    <w:rsid w:val="00277D24"/>
    <w:rsid w:val="00280046"/>
    <w:rsid w:val="0028150D"/>
    <w:rsid w:val="00281B15"/>
    <w:rsid w:val="0028276F"/>
    <w:rsid w:val="0028536F"/>
    <w:rsid w:val="0028570E"/>
    <w:rsid w:val="00285EEE"/>
    <w:rsid w:val="00287F55"/>
    <w:rsid w:val="0029078C"/>
    <w:rsid w:val="00291F02"/>
    <w:rsid w:val="00293A61"/>
    <w:rsid w:val="00295E40"/>
    <w:rsid w:val="00295F27"/>
    <w:rsid w:val="00296796"/>
    <w:rsid w:val="00297748"/>
    <w:rsid w:val="002A00DF"/>
    <w:rsid w:val="002A17D7"/>
    <w:rsid w:val="002A2D21"/>
    <w:rsid w:val="002A4003"/>
    <w:rsid w:val="002A5794"/>
    <w:rsid w:val="002A6A08"/>
    <w:rsid w:val="002A71EA"/>
    <w:rsid w:val="002B12E2"/>
    <w:rsid w:val="002B19A1"/>
    <w:rsid w:val="002B36DF"/>
    <w:rsid w:val="002B4E82"/>
    <w:rsid w:val="002B5E0F"/>
    <w:rsid w:val="002B5FF5"/>
    <w:rsid w:val="002B61D2"/>
    <w:rsid w:val="002B6523"/>
    <w:rsid w:val="002B6FD5"/>
    <w:rsid w:val="002C024F"/>
    <w:rsid w:val="002C07B4"/>
    <w:rsid w:val="002C1CE4"/>
    <w:rsid w:val="002C26C0"/>
    <w:rsid w:val="002C2E14"/>
    <w:rsid w:val="002C42E5"/>
    <w:rsid w:val="002C4678"/>
    <w:rsid w:val="002C5C17"/>
    <w:rsid w:val="002C71C6"/>
    <w:rsid w:val="002C77ED"/>
    <w:rsid w:val="002D1879"/>
    <w:rsid w:val="002D69A5"/>
    <w:rsid w:val="002D6C2E"/>
    <w:rsid w:val="002D6C68"/>
    <w:rsid w:val="002D71F7"/>
    <w:rsid w:val="002D732A"/>
    <w:rsid w:val="002D7BEA"/>
    <w:rsid w:val="002D7C61"/>
    <w:rsid w:val="002E2FAD"/>
    <w:rsid w:val="002E3E7C"/>
    <w:rsid w:val="002E5382"/>
    <w:rsid w:val="002E66A1"/>
    <w:rsid w:val="002F017B"/>
    <w:rsid w:val="002F0462"/>
    <w:rsid w:val="002F0C5C"/>
    <w:rsid w:val="002F2B5D"/>
    <w:rsid w:val="002F2E60"/>
    <w:rsid w:val="002F3D3D"/>
    <w:rsid w:val="002F57F6"/>
    <w:rsid w:val="002F6205"/>
    <w:rsid w:val="002F691F"/>
    <w:rsid w:val="002F6D69"/>
    <w:rsid w:val="00300AEE"/>
    <w:rsid w:val="003022FB"/>
    <w:rsid w:val="0030239E"/>
    <w:rsid w:val="00302A62"/>
    <w:rsid w:val="00302F87"/>
    <w:rsid w:val="00303426"/>
    <w:rsid w:val="003037AC"/>
    <w:rsid w:val="003104BF"/>
    <w:rsid w:val="003114E9"/>
    <w:rsid w:val="00316082"/>
    <w:rsid w:val="00317154"/>
    <w:rsid w:val="003200D9"/>
    <w:rsid w:val="003213B5"/>
    <w:rsid w:val="0032191E"/>
    <w:rsid w:val="003219D1"/>
    <w:rsid w:val="00322103"/>
    <w:rsid w:val="0032289F"/>
    <w:rsid w:val="00323A2D"/>
    <w:rsid w:val="00325249"/>
    <w:rsid w:val="003255FE"/>
    <w:rsid w:val="00326AF5"/>
    <w:rsid w:val="00326D4C"/>
    <w:rsid w:val="00327280"/>
    <w:rsid w:val="003300E6"/>
    <w:rsid w:val="003306E3"/>
    <w:rsid w:val="00330EC5"/>
    <w:rsid w:val="00331092"/>
    <w:rsid w:val="0033266B"/>
    <w:rsid w:val="003326A3"/>
    <w:rsid w:val="00333017"/>
    <w:rsid w:val="00333112"/>
    <w:rsid w:val="0033313B"/>
    <w:rsid w:val="003337CE"/>
    <w:rsid w:val="00334DC9"/>
    <w:rsid w:val="00334FC6"/>
    <w:rsid w:val="0033714B"/>
    <w:rsid w:val="00337D5C"/>
    <w:rsid w:val="003402BB"/>
    <w:rsid w:val="003403A5"/>
    <w:rsid w:val="003420D2"/>
    <w:rsid w:val="0034233C"/>
    <w:rsid w:val="003438B4"/>
    <w:rsid w:val="00343D13"/>
    <w:rsid w:val="003452C0"/>
    <w:rsid w:val="0035024D"/>
    <w:rsid w:val="00350530"/>
    <w:rsid w:val="003506E1"/>
    <w:rsid w:val="003508F2"/>
    <w:rsid w:val="00350BBE"/>
    <w:rsid w:val="0035170C"/>
    <w:rsid w:val="00351839"/>
    <w:rsid w:val="00351C0E"/>
    <w:rsid w:val="00352179"/>
    <w:rsid w:val="003524AA"/>
    <w:rsid w:val="0035322E"/>
    <w:rsid w:val="0035541F"/>
    <w:rsid w:val="00356513"/>
    <w:rsid w:val="00356C47"/>
    <w:rsid w:val="00356EB0"/>
    <w:rsid w:val="00357963"/>
    <w:rsid w:val="00357A3D"/>
    <w:rsid w:val="003609FC"/>
    <w:rsid w:val="00361AE3"/>
    <w:rsid w:val="00361B52"/>
    <w:rsid w:val="003626E7"/>
    <w:rsid w:val="00362FF6"/>
    <w:rsid w:val="00363D94"/>
    <w:rsid w:val="003642DE"/>
    <w:rsid w:val="003648B4"/>
    <w:rsid w:val="00364D7B"/>
    <w:rsid w:val="00365BB1"/>
    <w:rsid w:val="00365CAC"/>
    <w:rsid w:val="003665B8"/>
    <w:rsid w:val="00366615"/>
    <w:rsid w:val="00366C5B"/>
    <w:rsid w:val="0037220E"/>
    <w:rsid w:val="00372D37"/>
    <w:rsid w:val="00372DA9"/>
    <w:rsid w:val="00373BB7"/>
    <w:rsid w:val="00374233"/>
    <w:rsid w:val="003742EE"/>
    <w:rsid w:val="00374B60"/>
    <w:rsid w:val="00374BFD"/>
    <w:rsid w:val="003752F9"/>
    <w:rsid w:val="00376E3C"/>
    <w:rsid w:val="00377CA1"/>
    <w:rsid w:val="00377F37"/>
    <w:rsid w:val="00381FEE"/>
    <w:rsid w:val="00384996"/>
    <w:rsid w:val="00385DCD"/>
    <w:rsid w:val="00387638"/>
    <w:rsid w:val="00387F77"/>
    <w:rsid w:val="00390C24"/>
    <w:rsid w:val="00391422"/>
    <w:rsid w:val="00391821"/>
    <w:rsid w:val="003923A6"/>
    <w:rsid w:val="003925B8"/>
    <w:rsid w:val="00392635"/>
    <w:rsid w:val="00392CD1"/>
    <w:rsid w:val="003935D0"/>
    <w:rsid w:val="00395885"/>
    <w:rsid w:val="00395C14"/>
    <w:rsid w:val="0039642C"/>
    <w:rsid w:val="00397408"/>
    <w:rsid w:val="00397630"/>
    <w:rsid w:val="003A074F"/>
    <w:rsid w:val="003A1258"/>
    <w:rsid w:val="003A2BEF"/>
    <w:rsid w:val="003A37BE"/>
    <w:rsid w:val="003A5762"/>
    <w:rsid w:val="003A69AD"/>
    <w:rsid w:val="003A719C"/>
    <w:rsid w:val="003A71BA"/>
    <w:rsid w:val="003A7DC6"/>
    <w:rsid w:val="003B00A4"/>
    <w:rsid w:val="003B1A11"/>
    <w:rsid w:val="003B1B5E"/>
    <w:rsid w:val="003B1EEA"/>
    <w:rsid w:val="003B3695"/>
    <w:rsid w:val="003B4B3E"/>
    <w:rsid w:val="003B55E7"/>
    <w:rsid w:val="003B569C"/>
    <w:rsid w:val="003B58C4"/>
    <w:rsid w:val="003B7364"/>
    <w:rsid w:val="003B7CBA"/>
    <w:rsid w:val="003C044B"/>
    <w:rsid w:val="003C084D"/>
    <w:rsid w:val="003C1A16"/>
    <w:rsid w:val="003C1D49"/>
    <w:rsid w:val="003C26AD"/>
    <w:rsid w:val="003C3355"/>
    <w:rsid w:val="003C4B72"/>
    <w:rsid w:val="003C5E1B"/>
    <w:rsid w:val="003C660D"/>
    <w:rsid w:val="003C6B5D"/>
    <w:rsid w:val="003D0799"/>
    <w:rsid w:val="003D0A81"/>
    <w:rsid w:val="003D1905"/>
    <w:rsid w:val="003D3107"/>
    <w:rsid w:val="003D4097"/>
    <w:rsid w:val="003D4319"/>
    <w:rsid w:val="003D4C6D"/>
    <w:rsid w:val="003D555C"/>
    <w:rsid w:val="003D56AA"/>
    <w:rsid w:val="003D6811"/>
    <w:rsid w:val="003D7778"/>
    <w:rsid w:val="003D7D4D"/>
    <w:rsid w:val="003E0213"/>
    <w:rsid w:val="003E03A7"/>
    <w:rsid w:val="003E1EEB"/>
    <w:rsid w:val="003E214D"/>
    <w:rsid w:val="003E2735"/>
    <w:rsid w:val="003E3164"/>
    <w:rsid w:val="003E3332"/>
    <w:rsid w:val="003E33F6"/>
    <w:rsid w:val="003E429C"/>
    <w:rsid w:val="003E506A"/>
    <w:rsid w:val="003E5F40"/>
    <w:rsid w:val="003E6A93"/>
    <w:rsid w:val="003F08B2"/>
    <w:rsid w:val="003F0ADD"/>
    <w:rsid w:val="003F0F89"/>
    <w:rsid w:val="003F1941"/>
    <w:rsid w:val="003F1D22"/>
    <w:rsid w:val="003F2A91"/>
    <w:rsid w:val="003F577A"/>
    <w:rsid w:val="003F5C75"/>
    <w:rsid w:val="003F74A0"/>
    <w:rsid w:val="003F7616"/>
    <w:rsid w:val="004001A6"/>
    <w:rsid w:val="0040050E"/>
    <w:rsid w:val="004005F1"/>
    <w:rsid w:val="00402696"/>
    <w:rsid w:val="00403AA6"/>
    <w:rsid w:val="00403CE3"/>
    <w:rsid w:val="004056A6"/>
    <w:rsid w:val="00405C57"/>
    <w:rsid w:val="0040607C"/>
    <w:rsid w:val="00406B0D"/>
    <w:rsid w:val="004072EF"/>
    <w:rsid w:val="0040739C"/>
    <w:rsid w:val="0041114B"/>
    <w:rsid w:val="00411AA8"/>
    <w:rsid w:val="00411D93"/>
    <w:rsid w:val="0041364A"/>
    <w:rsid w:val="00413C52"/>
    <w:rsid w:val="004140CB"/>
    <w:rsid w:val="00415D14"/>
    <w:rsid w:val="00416264"/>
    <w:rsid w:val="004172EA"/>
    <w:rsid w:val="0042056B"/>
    <w:rsid w:val="004207E3"/>
    <w:rsid w:val="00420ACD"/>
    <w:rsid w:val="0042125F"/>
    <w:rsid w:val="0042169A"/>
    <w:rsid w:val="00421905"/>
    <w:rsid w:val="004220F9"/>
    <w:rsid w:val="00422800"/>
    <w:rsid w:val="00422B9E"/>
    <w:rsid w:val="00423E62"/>
    <w:rsid w:val="00425733"/>
    <w:rsid w:val="004260AB"/>
    <w:rsid w:val="004265A8"/>
    <w:rsid w:val="00426BF3"/>
    <w:rsid w:val="004304BB"/>
    <w:rsid w:val="004308C0"/>
    <w:rsid w:val="00431880"/>
    <w:rsid w:val="004321FF"/>
    <w:rsid w:val="00432FB6"/>
    <w:rsid w:val="00433B0E"/>
    <w:rsid w:val="00433C2D"/>
    <w:rsid w:val="00434378"/>
    <w:rsid w:val="00435216"/>
    <w:rsid w:val="004368DB"/>
    <w:rsid w:val="00437CE8"/>
    <w:rsid w:val="00440183"/>
    <w:rsid w:val="00442434"/>
    <w:rsid w:val="00442AF5"/>
    <w:rsid w:val="00443EE0"/>
    <w:rsid w:val="00444C44"/>
    <w:rsid w:val="00445C89"/>
    <w:rsid w:val="00446A95"/>
    <w:rsid w:val="004470E4"/>
    <w:rsid w:val="004501E0"/>
    <w:rsid w:val="004507BD"/>
    <w:rsid w:val="0045151B"/>
    <w:rsid w:val="00452182"/>
    <w:rsid w:val="0045248F"/>
    <w:rsid w:val="00452D72"/>
    <w:rsid w:val="00453501"/>
    <w:rsid w:val="00454DC6"/>
    <w:rsid w:val="00454DD0"/>
    <w:rsid w:val="004569FA"/>
    <w:rsid w:val="00456AEA"/>
    <w:rsid w:val="00456D13"/>
    <w:rsid w:val="0045769C"/>
    <w:rsid w:val="00457EFE"/>
    <w:rsid w:val="0046007D"/>
    <w:rsid w:val="00460FDE"/>
    <w:rsid w:val="004617ED"/>
    <w:rsid w:val="004623CD"/>
    <w:rsid w:val="00462414"/>
    <w:rsid w:val="0046265E"/>
    <w:rsid w:val="00462ADF"/>
    <w:rsid w:val="00462F02"/>
    <w:rsid w:val="0046332F"/>
    <w:rsid w:val="00463F57"/>
    <w:rsid w:val="0046481F"/>
    <w:rsid w:val="00464E3D"/>
    <w:rsid w:val="00465440"/>
    <w:rsid w:val="00466080"/>
    <w:rsid w:val="0046655C"/>
    <w:rsid w:val="0046660A"/>
    <w:rsid w:val="00466DE5"/>
    <w:rsid w:val="0046722F"/>
    <w:rsid w:val="0047099D"/>
    <w:rsid w:val="004726CE"/>
    <w:rsid w:val="0047373C"/>
    <w:rsid w:val="00473EDC"/>
    <w:rsid w:val="00475507"/>
    <w:rsid w:val="00475AB4"/>
    <w:rsid w:val="00480C05"/>
    <w:rsid w:val="0048162A"/>
    <w:rsid w:val="0048357F"/>
    <w:rsid w:val="00483FA1"/>
    <w:rsid w:val="0048496B"/>
    <w:rsid w:val="00486342"/>
    <w:rsid w:val="004864EE"/>
    <w:rsid w:val="004866B6"/>
    <w:rsid w:val="0048695D"/>
    <w:rsid w:val="00490F43"/>
    <w:rsid w:val="004917BF"/>
    <w:rsid w:val="00491D92"/>
    <w:rsid w:val="00494A23"/>
    <w:rsid w:val="00495501"/>
    <w:rsid w:val="00496C79"/>
    <w:rsid w:val="004A08C0"/>
    <w:rsid w:val="004A0AD5"/>
    <w:rsid w:val="004A0DF7"/>
    <w:rsid w:val="004A1C5B"/>
    <w:rsid w:val="004A2703"/>
    <w:rsid w:val="004A478E"/>
    <w:rsid w:val="004A4B44"/>
    <w:rsid w:val="004A5022"/>
    <w:rsid w:val="004A55C0"/>
    <w:rsid w:val="004A69D4"/>
    <w:rsid w:val="004A72D4"/>
    <w:rsid w:val="004B17F8"/>
    <w:rsid w:val="004B2B12"/>
    <w:rsid w:val="004B32BA"/>
    <w:rsid w:val="004B33B8"/>
    <w:rsid w:val="004B440B"/>
    <w:rsid w:val="004B5065"/>
    <w:rsid w:val="004B7500"/>
    <w:rsid w:val="004C0986"/>
    <w:rsid w:val="004C11A4"/>
    <w:rsid w:val="004C1346"/>
    <w:rsid w:val="004C191C"/>
    <w:rsid w:val="004C1FF4"/>
    <w:rsid w:val="004C2C9D"/>
    <w:rsid w:val="004C5B3A"/>
    <w:rsid w:val="004C5D3E"/>
    <w:rsid w:val="004C5EEE"/>
    <w:rsid w:val="004C7C4B"/>
    <w:rsid w:val="004D03D6"/>
    <w:rsid w:val="004D0B6D"/>
    <w:rsid w:val="004D136A"/>
    <w:rsid w:val="004D1E46"/>
    <w:rsid w:val="004D1F05"/>
    <w:rsid w:val="004D2215"/>
    <w:rsid w:val="004D39C2"/>
    <w:rsid w:val="004D58A9"/>
    <w:rsid w:val="004D5DE4"/>
    <w:rsid w:val="004D6796"/>
    <w:rsid w:val="004E069C"/>
    <w:rsid w:val="004E0B9D"/>
    <w:rsid w:val="004E4E21"/>
    <w:rsid w:val="004F024E"/>
    <w:rsid w:val="004F10E9"/>
    <w:rsid w:val="004F1273"/>
    <w:rsid w:val="004F23A3"/>
    <w:rsid w:val="004F4D77"/>
    <w:rsid w:val="004F60D4"/>
    <w:rsid w:val="004F65A7"/>
    <w:rsid w:val="004F6C2B"/>
    <w:rsid w:val="004F715B"/>
    <w:rsid w:val="005001B5"/>
    <w:rsid w:val="00505363"/>
    <w:rsid w:val="005061AC"/>
    <w:rsid w:val="00506EA3"/>
    <w:rsid w:val="00507AD9"/>
    <w:rsid w:val="0051146C"/>
    <w:rsid w:val="00511686"/>
    <w:rsid w:val="00511ACF"/>
    <w:rsid w:val="00512686"/>
    <w:rsid w:val="00513166"/>
    <w:rsid w:val="00513754"/>
    <w:rsid w:val="00514AE6"/>
    <w:rsid w:val="00514D05"/>
    <w:rsid w:val="00514F39"/>
    <w:rsid w:val="0051501D"/>
    <w:rsid w:val="00516018"/>
    <w:rsid w:val="005166A7"/>
    <w:rsid w:val="00520678"/>
    <w:rsid w:val="005214E7"/>
    <w:rsid w:val="005222ED"/>
    <w:rsid w:val="005236A1"/>
    <w:rsid w:val="00524600"/>
    <w:rsid w:val="00524A5D"/>
    <w:rsid w:val="0052520D"/>
    <w:rsid w:val="00525C20"/>
    <w:rsid w:val="005263FC"/>
    <w:rsid w:val="00527466"/>
    <w:rsid w:val="005331F0"/>
    <w:rsid w:val="00533D2D"/>
    <w:rsid w:val="00533DA3"/>
    <w:rsid w:val="0053721E"/>
    <w:rsid w:val="00540055"/>
    <w:rsid w:val="00541850"/>
    <w:rsid w:val="005421F5"/>
    <w:rsid w:val="00542C5C"/>
    <w:rsid w:val="00543B71"/>
    <w:rsid w:val="00544FB4"/>
    <w:rsid w:val="0054532A"/>
    <w:rsid w:val="00545A17"/>
    <w:rsid w:val="00546D7C"/>
    <w:rsid w:val="005474CF"/>
    <w:rsid w:val="005477A9"/>
    <w:rsid w:val="00550B75"/>
    <w:rsid w:val="00551AB8"/>
    <w:rsid w:val="00552581"/>
    <w:rsid w:val="005526F5"/>
    <w:rsid w:val="00552F80"/>
    <w:rsid w:val="00553FA8"/>
    <w:rsid w:val="00556904"/>
    <w:rsid w:val="00556F59"/>
    <w:rsid w:val="00557897"/>
    <w:rsid w:val="005614E5"/>
    <w:rsid w:val="00562580"/>
    <w:rsid w:val="00563247"/>
    <w:rsid w:val="0056526C"/>
    <w:rsid w:val="00565BED"/>
    <w:rsid w:val="00566499"/>
    <w:rsid w:val="005671C2"/>
    <w:rsid w:val="00570B89"/>
    <w:rsid w:val="00570BE2"/>
    <w:rsid w:val="00571B09"/>
    <w:rsid w:val="00572523"/>
    <w:rsid w:val="005747FA"/>
    <w:rsid w:val="005749D1"/>
    <w:rsid w:val="005759D4"/>
    <w:rsid w:val="00575A17"/>
    <w:rsid w:val="00576521"/>
    <w:rsid w:val="005843D6"/>
    <w:rsid w:val="0058471D"/>
    <w:rsid w:val="00585F2A"/>
    <w:rsid w:val="005860E9"/>
    <w:rsid w:val="00586979"/>
    <w:rsid w:val="005876BB"/>
    <w:rsid w:val="00587845"/>
    <w:rsid w:val="00591CC9"/>
    <w:rsid w:val="005929A2"/>
    <w:rsid w:val="00596793"/>
    <w:rsid w:val="005971AF"/>
    <w:rsid w:val="00597804"/>
    <w:rsid w:val="00597B64"/>
    <w:rsid w:val="005A07C1"/>
    <w:rsid w:val="005A49A4"/>
    <w:rsid w:val="005A721C"/>
    <w:rsid w:val="005A7CA7"/>
    <w:rsid w:val="005A7D17"/>
    <w:rsid w:val="005B0DF6"/>
    <w:rsid w:val="005B1F1B"/>
    <w:rsid w:val="005B2C23"/>
    <w:rsid w:val="005B442A"/>
    <w:rsid w:val="005B488B"/>
    <w:rsid w:val="005B4C21"/>
    <w:rsid w:val="005B6133"/>
    <w:rsid w:val="005B751F"/>
    <w:rsid w:val="005B7BD1"/>
    <w:rsid w:val="005C006A"/>
    <w:rsid w:val="005C1A9C"/>
    <w:rsid w:val="005C4181"/>
    <w:rsid w:val="005C41DA"/>
    <w:rsid w:val="005C49FA"/>
    <w:rsid w:val="005C656F"/>
    <w:rsid w:val="005C6BF7"/>
    <w:rsid w:val="005C6D3D"/>
    <w:rsid w:val="005C749B"/>
    <w:rsid w:val="005C7793"/>
    <w:rsid w:val="005D0F45"/>
    <w:rsid w:val="005D37DB"/>
    <w:rsid w:val="005D5132"/>
    <w:rsid w:val="005D5B6B"/>
    <w:rsid w:val="005E0508"/>
    <w:rsid w:val="005E0A44"/>
    <w:rsid w:val="005E1BD8"/>
    <w:rsid w:val="005E2AAD"/>
    <w:rsid w:val="005E3F74"/>
    <w:rsid w:val="005E4098"/>
    <w:rsid w:val="005E4A9C"/>
    <w:rsid w:val="005E4E2D"/>
    <w:rsid w:val="005E642E"/>
    <w:rsid w:val="005E6A00"/>
    <w:rsid w:val="005E7612"/>
    <w:rsid w:val="005E7848"/>
    <w:rsid w:val="005F00EB"/>
    <w:rsid w:val="005F0461"/>
    <w:rsid w:val="005F3165"/>
    <w:rsid w:val="005F336D"/>
    <w:rsid w:val="005F36CD"/>
    <w:rsid w:val="005F48EF"/>
    <w:rsid w:val="005F50A7"/>
    <w:rsid w:val="005F5EFC"/>
    <w:rsid w:val="005F713E"/>
    <w:rsid w:val="005F7A84"/>
    <w:rsid w:val="0060015C"/>
    <w:rsid w:val="00600A18"/>
    <w:rsid w:val="00600C08"/>
    <w:rsid w:val="00600CC3"/>
    <w:rsid w:val="006013F4"/>
    <w:rsid w:val="006016D4"/>
    <w:rsid w:val="00601D91"/>
    <w:rsid w:val="00603B8C"/>
    <w:rsid w:val="006057FC"/>
    <w:rsid w:val="00605F79"/>
    <w:rsid w:val="006078DD"/>
    <w:rsid w:val="00607E2B"/>
    <w:rsid w:val="00610686"/>
    <w:rsid w:val="00610D13"/>
    <w:rsid w:val="0061120A"/>
    <w:rsid w:val="00611F36"/>
    <w:rsid w:val="00613C6F"/>
    <w:rsid w:val="00613EEF"/>
    <w:rsid w:val="00614653"/>
    <w:rsid w:val="00615419"/>
    <w:rsid w:val="00615F87"/>
    <w:rsid w:val="00616A6D"/>
    <w:rsid w:val="00617724"/>
    <w:rsid w:val="0061777D"/>
    <w:rsid w:val="006205AD"/>
    <w:rsid w:val="00621924"/>
    <w:rsid w:val="0062323E"/>
    <w:rsid w:val="00624538"/>
    <w:rsid w:val="006257AC"/>
    <w:rsid w:val="0063093F"/>
    <w:rsid w:val="0063241A"/>
    <w:rsid w:val="00632F64"/>
    <w:rsid w:val="006332CC"/>
    <w:rsid w:val="006333DD"/>
    <w:rsid w:val="0063468F"/>
    <w:rsid w:val="006346EA"/>
    <w:rsid w:val="00635F4A"/>
    <w:rsid w:val="0063610C"/>
    <w:rsid w:val="006368E2"/>
    <w:rsid w:val="00636BA1"/>
    <w:rsid w:val="00640484"/>
    <w:rsid w:val="006406D2"/>
    <w:rsid w:val="00641012"/>
    <w:rsid w:val="006422C2"/>
    <w:rsid w:val="00642C64"/>
    <w:rsid w:val="0064356B"/>
    <w:rsid w:val="00643B56"/>
    <w:rsid w:val="00644399"/>
    <w:rsid w:val="00644B90"/>
    <w:rsid w:val="00644F69"/>
    <w:rsid w:val="0064578E"/>
    <w:rsid w:val="00647771"/>
    <w:rsid w:val="0065042A"/>
    <w:rsid w:val="00651864"/>
    <w:rsid w:val="00651E6B"/>
    <w:rsid w:val="006523A1"/>
    <w:rsid w:val="0065296A"/>
    <w:rsid w:val="006530AD"/>
    <w:rsid w:val="00654B0B"/>
    <w:rsid w:val="00655541"/>
    <w:rsid w:val="00656F82"/>
    <w:rsid w:val="006570BA"/>
    <w:rsid w:val="0065726A"/>
    <w:rsid w:val="00660216"/>
    <w:rsid w:val="006605CD"/>
    <w:rsid w:val="00660E1F"/>
    <w:rsid w:val="0066177B"/>
    <w:rsid w:val="00662ACE"/>
    <w:rsid w:val="00663421"/>
    <w:rsid w:val="00664829"/>
    <w:rsid w:val="00664ADE"/>
    <w:rsid w:val="00664DF0"/>
    <w:rsid w:val="00665A7E"/>
    <w:rsid w:val="00666BB8"/>
    <w:rsid w:val="0066791F"/>
    <w:rsid w:val="00667EEF"/>
    <w:rsid w:val="00670956"/>
    <w:rsid w:val="006716D3"/>
    <w:rsid w:val="00672841"/>
    <w:rsid w:val="006734C5"/>
    <w:rsid w:val="0067408A"/>
    <w:rsid w:val="006742DC"/>
    <w:rsid w:val="00674307"/>
    <w:rsid w:val="00674503"/>
    <w:rsid w:val="00674C15"/>
    <w:rsid w:val="006750FA"/>
    <w:rsid w:val="00675CBE"/>
    <w:rsid w:val="006805E8"/>
    <w:rsid w:val="0068071C"/>
    <w:rsid w:val="006807EF"/>
    <w:rsid w:val="00680C28"/>
    <w:rsid w:val="00683BF6"/>
    <w:rsid w:val="00684071"/>
    <w:rsid w:val="0068431C"/>
    <w:rsid w:val="00685A3F"/>
    <w:rsid w:val="00685E22"/>
    <w:rsid w:val="00686428"/>
    <w:rsid w:val="00686662"/>
    <w:rsid w:val="0068709C"/>
    <w:rsid w:val="006879ED"/>
    <w:rsid w:val="00690EF1"/>
    <w:rsid w:val="0069333C"/>
    <w:rsid w:val="0069416A"/>
    <w:rsid w:val="00694AE9"/>
    <w:rsid w:val="006957D6"/>
    <w:rsid w:val="00695AD5"/>
    <w:rsid w:val="00696D44"/>
    <w:rsid w:val="00697467"/>
    <w:rsid w:val="006977C2"/>
    <w:rsid w:val="006979B3"/>
    <w:rsid w:val="006979C7"/>
    <w:rsid w:val="006A1CE1"/>
    <w:rsid w:val="006A2080"/>
    <w:rsid w:val="006A20F5"/>
    <w:rsid w:val="006A225C"/>
    <w:rsid w:val="006A2B75"/>
    <w:rsid w:val="006A2C83"/>
    <w:rsid w:val="006A32CF"/>
    <w:rsid w:val="006A47CE"/>
    <w:rsid w:val="006A4DEC"/>
    <w:rsid w:val="006A57BA"/>
    <w:rsid w:val="006A5836"/>
    <w:rsid w:val="006A5EC7"/>
    <w:rsid w:val="006A611D"/>
    <w:rsid w:val="006A7726"/>
    <w:rsid w:val="006B052D"/>
    <w:rsid w:val="006B2A6E"/>
    <w:rsid w:val="006B3996"/>
    <w:rsid w:val="006B3BBA"/>
    <w:rsid w:val="006B557D"/>
    <w:rsid w:val="006B6298"/>
    <w:rsid w:val="006B638D"/>
    <w:rsid w:val="006B6B01"/>
    <w:rsid w:val="006B6C8C"/>
    <w:rsid w:val="006C10C5"/>
    <w:rsid w:val="006C135B"/>
    <w:rsid w:val="006C1395"/>
    <w:rsid w:val="006C18BC"/>
    <w:rsid w:val="006C1EF6"/>
    <w:rsid w:val="006C1FC4"/>
    <w:rsid w:val="006C2428"/>
    <w:rsid w:val="006C2588"/>
    <w:rsid w:val="006C2F72"/>
    <w:rsid w:val="006C3ECF"/>
    <w:rsid w:val="006C6384"/>
    <w:rsid w:val="006C6577"/>
    <w:rsid w:val="006C6612"/>
    <w:rsid w:val="006C66C6"/>
    <w:rsid w:val="006C67BE"/>
    <w:rsid w:val="006C727B"/>
    <w:rsid w:val="006C7E6B"/>
    <w:rsid w:val="006D134D"/>
    <w:rsid w:val="006D370F"/>
    <w:rsid w:val="006D5AFB"/>
    <w:rsid w:val="006D68C9"/>
    <w:rsid w:val="006E0752"/>
    <w:rsid w:val="006E1929"/>
    <w:rsid w:val="006E1AA5"/>
    <w:rsid w:val="006E30E2"/>
    <w:rsid w:val="006E5301"/>
    <w:rsid w:val="006E5C0B"/>
    <w:rsid w:val="006F0212"/>
    <w:rsid w:val="006F244E"/>
    <w:rsid w:val="006F24C6"/>
    <w:rsid w:val="006F2525"/>
    <w:rsid w:val="006F2730"/>
    <w:rsid w:val="006F2F1F"/>
    <w:rsid w:val="006F31F0"/>
    <w:rsid w:val="006F4942"/>
    <w:rsid w:val="006F4CF9"/>
    <w:rsid w:val="006F52A2"/>
    <w:rsid w:val="006F558C"/>
    <w:rsid w:val="006F5E26"/>
    <w:rsid w:val="00701947"/>
    <w:rsid w:val="007052D3"/>
    <w:rsid w:val="00705DA4"/>
    <w:rsid w:val="00706AE6"/>
    <w:rsid w:val="0070767B"/>
    <w:rsid w:val="00707853"/>
    <w:rsid w:val="00710B09"/>
    <w:rsid w:val="00712935"/>
    <w:rsid w:val="007143BD"/>
    <w:rsid w:val="00717776"/>
    <w:rsid w:val="00717ECD"/>
    <w:rsid w:val="0072090E"/>
    <w:rsid w:val="00720E37"/>
    <w:rsid w:val="00721F09"/>
    <w:rsid w:val="00722638"/>
    <w:rsid w:val="007229A8"/>
    <w:rsid w:val="007237F6"/>
    <w:rsid w:val="007239E1"/>
    <w:rsid w:val="00724687"/>
    <w:rsid w:val="0072500C"/>
    <w:rsid w:val="00725F46"/>
    <w:rsid w:val="00726AC9"/>
    <w:rsid w:val="00727116"/>
    <w:rsid w:val="00727C0A"/>
    <w:rsid w:val="007302B2"/>
    <w:rsid w:val="00730599"/>
    <w:rsid w:val="00730826"/>
    <w:rsid w:val="00730DD4"/>
    <w:rsid w:val="00730DE7"/>
    <w:rsid w:val="007311B0"/>
    <w:rsid w:val="007323B3"/>
    <w:rsid w:val="007329D2"/>
    <w:rsid w:val="00734272"/>
    <w:rsid w:val="007342E6"/>
    <w:rsid w:val="00736BFD"/>
    <w:rsid w:val="007371C4"/>
    <w:rsid w:val="00742432"/>
    <w:rsid w:val="007438B6"/>
    <w:rsid w:val="0074468D"/>
    <w:rsid w:val="0074548A"/>
    <w:rsid w:val="007465CE"/>
    <w:rsid w:val="007469F5"/>
    <w:rsid w:val="00747F96"/>
    <w:rsid w:val="007503A5"/>
    <w:rsid w:val="007503D9"/>
    <w:rsid w:val="00750930"/>
    <w:rsid w:val="00751BCD"/>
    <w:rsid w:val="00755076"/>
    <w:rsid w:val="007554F6"/>
    <w:rsid w:val="0075574E"/>
    <w:rsid w:val="00756242"/>
    <w:rsid w:val="007569F6"/>
    <w:rsid w:val="00757850"/>
    <w:rsid w:val="0076003D"/>
    <w:rsid w:val="00760436"/>
    <w:rsid w:val="0076043C"/>
    <w:rsid w:val="0076054D"/>
    <w:rsid w:val="007605B8"/>
    <w:rsid w:val="007607C5"/>
    <w:rsid w:val="0076112B"/>
    <w:rsid w:val="00761CF3"/>
    <w:rsid w:val="00762541"/>
    <w:rsid w:val="00765283"/>
    <w:rsid w:val="00765659"/>
    <w:rsid w:val="00766F46"/>
    <w:rsid w:val="0076784F"/>
    <w:rsid w:val="007700B7"/>
    <w:rsid w:val="0077063C"/>
    <w:rsid w:val="00770AC9"/>
    <w:rsid w:val="00770FC1"/>
    <w:rsid w:val="007714C0"/>
    <w:rsid w:val="00772996"/>
    <w:rsid w:val="00772CC3"/>
    <w:rsid w:val="00773CA4"/>
    <w:rsid w:val="007762B8"/>
    <w:rsid w:val="0077721F"/>
    <w:rsid w:val="00777490"/>
    <w:rsid w:val="0078331D"/>
    <w:rsid w:val="00783818"/>
    <w:rsid w:val="0078399A"/>
    <w:rsid w:val="007841B8"/>
    <w:rsid w:val="00784BCD"/>
    <w:rsid w:val="007860F7"/>
    <w:rsid w:val="00786834"/>
    <w:rsid w:val="007902CE"/>
    <w:rsid w:val="00790398"/>
    <w:rsid w:val="00790804"/>
    <w:rsid w:val="00792DFE"/>
    <w:rsid w:val="00794481"/>
    <w:rsid w:val="0079647D"/>
    <w:rsid w:val="00796A81"/>
    <w:rsid w:val="00797B9C"/>
    <w:rsid w:val="007A0AA4"/>
    <w:rsid w:val="007A12D0"/>
    <w:rsid w:val="007A17EA"/>
    <w:rsid w:val="007A1CDC"/>
    <w:rsid w:val="007A1E62"/>
    <w:rsid w:val="007A29B7"/>
    <w:rsid w:val="007A34AC"/>
    <w:rsid w:val="007A388E"/>
    <w:rsid w:val="007A3E2F"/>
    <w:rsid w:val="007A48BC"/>
    <w:rsid w:val="007A4ED8"/>
    <w:rsid w:val="007A64D5"/>
    <w:rsid w:val="007B0B7C"/>
    <w:rsid w:val="007B0E8F"/>
    <w:rsid w:val="007B31EC"/>
    <w:rsid w:val="007B7DA0"/>
    <w:rsid w:val="007C0015"/>
    <w:rsid w:val="007C0C5B"/>
    <w:rsid w:val="007C0D30"/>
    <w:rsid w:val="007C51F4"/>
    <w:rsid w:val="007C6A63"/>
    <w:rsid w:val="007C7643"/>
    <w:rsid w:val="007D0E01"/>
    <w:rsid w:val="007D1F72"/>
    <w:rsid w:val="007D2B6F"/>
    <w:rsid w:val="007D3588"/>
    <w:rsid w:val="007D4B95"/>
    <w:rsid w:val="007E33C4"/>
    <w:rsid w:val="007E4A38"/>
    <w:rsid w:val="007E5209"/>
    <w:rsid w:val="007E5DC5"/>
    <w:rsid w:val="007E6298"/>
    <w:rsid w:val="007E6FFB"/>
    <w:rsid w:val="007E7184"/>
    <w:rsid w:val="007F0E06"/>
    <w:rsid w:val="007F2114"/>
    <w:rsid w:val="007F2E9D"/>
    <w:rsid w:val="007F3286"/>
    <w:rsid w:val="007F4162"/>
    <w:rsid w:val="007F46D5"/>
    <w:rsid w:val="007F4C9B"/>
    <w:rsid w:val="007F588A"/>
    <w:rsid w:val="007F6706"/>
    <w:rsid w:val="007F6F48"/>
    <w:rsid w:val="00800B91"/>
    <w:rsid w:val="00800BA0"/>
    <w:rsid w:val="008014D0"/>
    <w:rsid w:val="00801904"/>
    <w:rsid w:val="00802131"/>
    <w:rsid w:val="00803F8F"/>
    <w:rsid w:val="00804813"/>
    <w:rsid w:val="00805955"/>
    <w:rsid w:val="00806E83"/>
    <w:rsid w:val="008073EA"/>
    <w:rsid w:val="008101FB"/>
    <w:rsid w:val="00810ADA"/>
    <w:rsid w:val="00810E58"/>
    <w:rsid w:val="008116C2"/>
    <w:rsid w:val="008122F4"/>
    <w:rsid w:val="0081315C"/>
    <w:rsid w:val="00813223"/>
    <w:rsid w:val="008139F2"/>
    <w:rsid w:val="0081403C"/>
    <w:rsid w:val="0081411C"/>
    <w:rsid w:val="0081448D"/>
    <w:rsid w:val="00814A77"/>
    <w:rsid w:val="008161B0"/>
    <w:rsid w:val="008163D0"/>
    <w:rsid w:val="00816644"/>
    <w:rsid w:val="008167E6"/>
    <w:rsid w:val="00817E6C"/>
    <w:rsid w:val="00817F1B"/>
    <w:rsid w:val="00821EB2"/>
    <w:rsid w:val="00822A9B"/>
    <w:rsid w:val="00823889"/>
    <w:rsid w:val="00823F78"/>
    <w:rsid w:val="00824A77"/>
    <w:rsid w:val="008251AE"/>
    <w:rsid w:val="00825850"/>
    <w:rsid w:val="00826299"/>
    <w:rsid w:val="00827623"/>
    <w:rsid w:val="00827689"/>
    <w:rsid w:val="00831986"/>
    <w:rsid w:val="0083248C"/>
    <w:rsid w:val="00833D81"/>
    <w:rsid w:val="0083437A"/>
    <w:rsid w:val="00835783"/>
    <w:rsid w:val="00835A69"/>
    <w:rsid w:val="00837FF1"/>
    <w:rsid w:val="0084008B"/>
    <w:rsid w:val="00841C59"/>
    <w:rsid w:val="00843A71"/>
    <w:rsid w:val="00843F7A"/>
    <w:rsid w:val="00844849"/>
    <w:rsid w:val="00844AD7"/>
    <w:rsid w:val="008460F7"/>
    <w:rsid w:val="008464E2"/>
    <w:rsid w:val="00846732"/>
    <w:rsid w:val="008468AA"/>
    <w:rsid w:val="008469CA"/>
    <w:rsid w:val="008479FD"/>
    <w:rsid w:val="00847A9B"/>
    <w:rsid w:val="00851652"/>
    <w:rsid w:val="0085291A"/>
    <w:rsid w:val="00854E68"/>
    <w:rsid w:val="008560FF"/>
    <w:rsid w:val="00856143"/>
    <w:rsid w:val="00856ECE"/>
    <w:rsid w:val="00860DDD"/>
    <w:rsid w:val="00860DEB"/>
    <w:rsid w:val="008613DD"/>
    <w:rsid w:val="00861D4A"/>
    <w:rsid w:val="00862A70"/>
    <w:rsid w:val="00863354"/>
    <w:rsid w:val="0086357C"/>
    <w:rsid w:val="008646B5"/>
    <w:rsid w:val="008653EB"/>
    <w:rsid w:val="00865543"/>
    <w:rsid w:val="008701E5"/>
    <w:rsid w:val="008704A8"/>
    <w:rsid w:val="00870AD5"/>
    <w:rsid w:val="00870C07"/>
    <w:rsid w:val="0087107E"/>
    <w:rsid w:val="00874244"/>
    <w:rsid w:val="00875B92"/>
    <w:rsid w:val="00877DA4"/>
    <w:rsid w:val="00877F1E"/>
    <w:rsid w:val="008803CF"/>
    <w:rsid w:val="008807CA"/>
    <w:rsid w:val="008829DB"/>
    <w:rsid w:val="00882C77"/>
    <w:rsid w:val="00882D26"/>
    <w:rsid w:val="00884358"/>
    <w:rsid w:val="00884C27"/>
    <w:rsid w:val="00884D87"/>
    <w:rsid w:val="00885431"/>
    <w:rsid w:val="00886817"/>
    <w:rsid w:val="0089065C"/>
    <w:rsid w:val="00891A40"/>
    <w:rsid w:val="00892ACF"/>
    <w:rsid w:val="00892B86"/>
    <w:rsid w:val="008930B7"/>
    <w:rsid w:val="0089397B"/>
    <w:rsid w:val="00893D6F"/>
    <w:rsid w:val="0089427C"/>
    <w:rsid w:val="00895743"/>
    <w:rsid w:val="00896104"/>
    <w:rsid w:val="00897D7A"/>
    <w:rsid w:val="008A06D4"/>
    <w:rsid w:val="008A2E36"/>
    <w:rsid w:val="008A3D27"/>
    <w:rsid w:val="008A3FD0"/>
    <w:rsid w:val="008A4DF8"/>
    <w:rsid w:val="008A54D2"/>
    <w:rsid w:val="008B15F2"/>
    <w:rsid w:val="008B2099"/>
    <w:rsid w:val="008B3965"/>
    <w:rsid w:val="008B41F7"/>
    <w:rsid w:val="008B5A63"/>
    <w:rsid w:val="008B5DCF"/>
    <w:rsid w:val="008B6860"/>
    <w:rsid w:val="008B7797"/>
    <w:rsid w:val="008B7E5F"/>
    <w:rsid w:val="008C12B0"/>
    <w:rsid w:val="008C1413"/>
    <w:rsid w:val="008C1885"/>
    <w:rsid w:val="008C2F0B"/>
    <w:rsid w:val="008C34E4"/>
    <w:rsid w:val="008C4AC1"/>
    <w:rsid w:val="008C592D"/>
    <w:rsid w:val="008C5FAC"/>
    <w:rsid w:val="008C5FBB"/>
    <w:rsid w:val="008C626C"/>
    <w:rsid w:val="008C74DA"/>
    <w:rsid w:val="008C7662"/>
    <w:rsid w:val="008C7865"/>
    <w:rsid w:val="008C7FE8"/>
    <w:rsid w:val="008D094E"/>
    <w:rsid w:val="008D0D03"/>
    <w:rsid w:val="008D0FAE"/>
    <w:rsid w:val="008D1021"/>
    <w:rsid w:val="008D1064"/>
    <w:rsid w:val="008D120A"/>
    <w:rsid w:val="008D1CEB"/>
    <w:rsid w:val="008D210E"/>
    <w:rsid w:val="008D21A5"/>
    <w:rsid w:val="008D2AF6"/>
    <w:rsid w:val="008D3454"/>
    <w:rsid w:val="008D5EFC"/>
    <w:rsid w:val="008D65FB"/>
    <w:rsid w:val="008D7684"/>
    <w:rsid w:val="008E20F3"/>
    <w:rsid w:val="008E22F3"/>
    <w:rsid w:val="008E2670"/>
    <w:rsid w:val="008E30B8"/>
    <w:rsid w:val="008E37DA"/>
    <w:rsid w:val="008E3C8F"/>
    <w:rsid w:val="008E5069"/>
    <w:rsid w:val="008E62EA"/>
    <w:rsid w:val="008E64CE"/>
    <w:rsid w:val="008F215F"/>
    <w:rsid w:val="008F225B"/>
    <w:rsid w:val="008F2533"/>
    <w:rsid w:val="008F268E"/>
    <w:rsid w:val="008F2B5F"/>
    <w:rsid w:val="008F46A6"/>
    <w:rsid w:val="008F506D"/>
    <w:rsid w:val="008F58C1"/>
    <w:rsid w:val="008F5E96"/>
    <w:rsid w:val="008F60CE"/>
    <w:rsid w:val="008F70C7"/>
    <w:rsid w:val="0090135B"/>
    <w:rsid w:val="009027C5"/>
    <w:rsid w:val="00904813"/>
    <w:rsid w:val="0090697D"/>
    <w:rsid w:val="00907096"/>
    <w:rsid w:val="00907264"/>
    <w:rsid w:val="0090764D"/>
    <w:rsid w:val="009079D9"/>
    <w:rsid w:val="00910AFC"/>
    <w:rsid w:val="009115E6"/>
    <w:rsid w:val="009119FA"/>
    <w:rsid w:val="00911C70"/>
    <w:rsid w:val="00912CC1"/>
    <w:rsid w:val="00913E20"/>
    <w:rsid w:val="009150EB"/>
    <w:rsid w:val="00915194"/>
    <w:rsid w:val="0091673F"/>
    <w:rsid w:val="009167AF"/>
    <w:rsid w:val="00917502"/>
    <w:rsid w:val="00917BAF"/>
    <w:rsid w:val="00922214"/>
    <w:rsid w:val="00922C1E"/>
    <w:rsid w:val="0092358E"/>
    <w:rsid w:val="00924FF7"/>
    <w:rsid w:val="00925450"/>
    <w:rsid w:val="0092552F"/>
    <w:rsid w:val="009263CA"/>
    <w:rsid w:val="00927C62"/>
    <w:rsid w:val="009309EF"/>
    <w:rsid w:val="00930EBD"/>
    <w:rsid w:val="00933277"/>
    <w:rsid w:val="0093463B"/>
    <w:rsid w:val="00934C21"/>
    <w:rsid w:val="009369EE"/>
    <w:rsid w:val="0093751B"/>
    <w:rsid w:val="00940076"/>
    <w:rsid w:val="009404C9"/>
    <w:rsid w:val="0094074A"/>
    <w:rsid w:val="00941B6B"/>
    <w:rsid w:val="00944076"/>
    <w:rsid w:val="00947389"/>
    <w:rsid w:val="00947489"/>
    <w:rsid w:val="00947BCB"/>
    <w:rsid w:val="00950457"/>
    <w:rsid w:val="00950B17"/>
    <w:rsid w:val="009510FE"/>
    <w:rsid w:val="009512BA"/>
    <w:rsid w:val="009514BA"/>
    <w:rsid w:val="00951CB6"/>
    <w:rsid w:val="009539CD"/>
    <w:rsid w:val="00954362"/>
    <w:rsid w:val="009549F6"/>
    <w:rsid w:val="00955FA1"/>
    <w:rsid w:val="009574FA"/>
    <w:rsid w:val="00960CC6"/>
    <w:rsid w:val="00961086"/>
    <w:rsid w:val="009612E7"/>
    <w:rsid w:val="009642ED"/>
    <w:rsid w:val="0096496E"/>
    <w:rsid w:val="00965ED1"/>
    <w:rsid w:val="00966485"/>
    <w:rsid w:val="00971CC6"/>
    <w:rsid w:val="0097220F"/>
    <w:rsid w:val="0097292A"/>
    <w:rsid w:val="009729AC"/>
    <w:rsid w:val="0097327E"/>
    <w:rsid w:val="00974215"/>
    <w:rsid w:val="0097422B"/>
    <w:rsid w:val="009748D4"/>
    <w:rsid w:val="00974908"/>
    <w:rsid w:val="00974D7A"/>
    <w:rsid w:val="00974EE9"/>
    <w:rsid w:val="009756B6"/>
    <w:rsid w:val="009774D5"/>
    <w:rsid w:val="00981C8C"/>
    <w:rsid w:val="00982520"/>
    <w:rsid w:val="009834FA"/>
    <w:rsid w:val="009836B9"/>
    <w:rsid w:val="009839B4"/>
    <w:rsid w:val="00983FCE"/>
    <w:rsid w:val="00985433"/>
    <w:rsid w:val="00986166"/>
    <w:rsid w:val="009865E9"/>
    <w:rsid w:val="009876A2"/>
    <w:rsid w:val="00990477"/>
    <w:rsid w:val="0099224C"/>
    <w:rsid w:val="00993212"/>
    <w:rsid w:val="00994C28"/>
    <w:rsid w:val="0099650D"/>
    <w:rsid w:val="00997E74"/>
    <w:rsid w:val="009A1211"/>
    <w:rsid w:val="009A12A1"/>
    <w:rsid w:val="009A2F69"/>
    <w:rsid w:val="009A380E"/>
    <w:rsid w:val="009A3C9B"/>
    <w:rsid w:val="009A49C8"/>
    <w:rsid w:val="009A5D1F"/>
    <w:rsid w:val="009A6DC6"/>
    <w:rsid w:val="009A7A4B"/>
    <w:rsid w:val="009B0328"/>
    <w:rsid w:val="009B0969"/>
    <w:rsid w:val="009B59C6"/>
    <w:rsid w:val="009B5C99"/>
    <w:rsid w:val="009B664D"/>
    <w:rsid w:val="009B789A"/>
    <w:rsid w:val="009C083D"/>
    <w:rsid w:val="009C1C82"/>
    <w:rsid w:val="009C2391"/>
    <w:rsid w:val="009C2C31"/>
    <w:rsid w:val="009C2D6E"/>
    <w:rsid w:val="009C30B1"/>
    <w:rsid w:val="009C44C9"/>
    <w:rsid w:val="009C4798"/>
    <w:rsid w:val="009C4F4B"/>
    <w:rsid w:val="009C5294"/>
    <w:rsid w:val="009C5680"/>
    <w:rsid w:val="009C5BB2"/>
    <w:rsid w:val="009C66D5"/>
    <w:rsid w:val="009D0299"/>
    <w:rsid w:val="009D09A6"/>
    <w:rsid w:val="009D3C18"/>
    <w:rsid w:val="009D43F4"/>
    <w:rsid w:val="009D4D25"/>
    <w:rsid w:val="009D5345"/>
    <w:rsid w:val="009D5BB3"/>
    <w:rsid w:val="009D63F3"/>
    <w:rsid w:val="009D6FCB"/>
    <w:rsid w:val="009E03F1"/>
    <w:rsid w:val="009E1B12"/>
    <w:rsid w:val="009E1CB8"/>
    <w:rsid w:val="009E20CD"/>
    <w:rsid w:val="009E25A0"/>
    <w:rsid w:val="009E2CE9"/>
    <w:rsid w:val="009E382C"/>
    <w:rsid w:val="009E3ACC"/>
    <w:rsid w:val="009E5801"/>
    <w:rsid w:val="009E7C92"/>
    <w:rsid w:val="009F045A"/>
    <w:rsid w:val="009F0DB5"/>
    <w:rsid w:val="009F14A0"/>
    <w:rsid w:val="009F1C6C"/>
    <w:rsid w:val="009F2188"/>
    <w:rsid w:val="009F4606"/>
    <w:rsid w:val="009F4EC8"/>
    <w:rsid w:val="009F603F"/>
    <w:rsid w:val="009F6BAA"/>
    <w:rsid w:val="009F7038"/>
    <w:rsid w:val="00A007D8"/>
    <w:rsid w:val="00A014AA"/>
    <w:rsid w:val="00A015F8"/>
    <w:rsid w:val="00A01DBE"/>
    <w:rsid w:val="00A026C9"/>
    <w:rsid w:val="00A02AB9"/>
    <w:rsid w:val="00A02F1F"/>
    <w:rsid w:val="00A04706"/>
    <w:rsid w:val="00A04CD2"/>
    <w:rsid w:val="00A04FE4"/>
    <w:rsid w:val="00A067C8"/>
    <w:rsid w:val="00A06FA9"/>
    <w:rsid w:val="00A0703B"/>
    <w:rsid w:val="00A07219"/>
    <w:rsid w:val="00A07A39"/>
    <w:rsid w:val="00A103AC"/>
    <w:rsid w:val="00A11639"/>
    <w:rsid w:val="00A116BF"/>
    <w:rsid w:val="00A13680"/>
    <w:rsid w:val="00A13CA7"/>
    <w:rsid w:val="00A15336"/>
    <w:rsid w:val="00A1590F"/>
    <w:rsid w:val="00A16270"/>
    <w:rsid w:val="00A208B1"/>
    <w:rsid w:val="00A21098"/>
    <w:rsid w:val="00A22DCD"/>
    <w:rsid w:val="00A23A8B"/>
    <w:rsid w:val="00A23ECB"/>
    <w:rsid w:val="00A2494B"/>
    <w:rsid w:val="00A25538"/>
    <w:rsid w:val="00A26463"/>
    <w:rsid w:val="00A2701D"/>
    <w:rsid w:val="00A27F89"/>
    <w:rsid w:val="00A30BDE"/>
    <w:rsid w:val="00A3143B"/>
    <w:rsid w:val="00A31DDB"/>
    <w:rsid w:val="00A32849"/>
    <w:rsid w:val="00A32F95"/>
    <w:rsid w:val="00A33A14"/>
    <w:rsid w:val="00A342DE"/>
    <w:rsid w:val="00A35182"/>
    <w:rsid w:val="00A364FB"/>
    <w:rsid w:val="00A36C48"/>
    <w:rsid w:val="00A36CF9"/>
    <w:rsid w:val="00A36FA3"/>
    <w:rsid w:val="00A375F5"/>
    <w:rsid w:val="00A41350"/>
    <w:rsid w:val="00A42423"/>
    <w:rsid w:val="00A42FA0"/>
    <w:rsid w:val="00A4495A"/>
    <w:rsid w:val="00A45255"/>
    <w:rsid w:val="00A4562F"/>
    <w:rsid w:val="00A4705D"/>
    <w:rsid w:val="00A52F97"/>
    <w:rsid w:val="00A53241"/>
    <w:rsid w:val="00A53547"/>
    <w:rsid w:val="00A538E5"/>
    <w:rsid w:val="00A56275"/>
    <w:rsid w:val="00A562C9"/>
    <w:rsid w:val="00A5635C"/>
    <w:rsid w:val="00A56D84"/>
    <w:rsid w:val="00A575AE"/>
    <w:rsid w:val="00A57DDE"/>
    <w:rsid w:val="00A616B6"/>
    <w:rsid w:val="00A61E53"/>
    <w:rsid w:val="00A61EAA"/>
    <w:rsid w:val="00A61F4D"/>
    <w:rsid w:val="00A630C8"/>
    <w:rsid w:val="00A63B1F"/>
    <w:rsid w:val="00A659AB"/>
    <w:rsid w:val="00A65EDA"/>
    <w:rsid w:val="00A66CD2"/>
    <w:rsid w:val="00A672A8"/>
    <w:rsid w:val="00A7090D"/>
    <w:rsid w:val="00A718D6"/>
    <w:rsid w:val="00A72571"/>
    <w:rsid w:val="00A7293F"/>
    <w:rsid w:val="00A72C19"/>
    <w:rsid w:val="00A72C97"/>
    <w:rsid w:val="00A735C3"/>
    <w:rsid w:val="00A7438F"/>
    <w:rsid w:val="00A75BE8"/>
    <w:rsid w:val="00A76A3C"/>
    <w:rsid w:val="00A76F46"/>
    <w:rsid w:val="00A804AA"/>
    <w:rsid w:val="00A81FC2"/>
    <w:rsid w:val="00A836E5"/>
    <w:rsid w:val="00A83994"/>
    <w:rsid w:val="00A84C2C"/>
    <w:rsid w:val="00A857B6"/>
    <w:rsid w:val="00A87C8F"/>
    <w:rsid w:val="00A904D9"/>
    <w:rsid w:val="00A9086B"/>
    <w:rsid w:val="00A9147B"/>
    <w:rsid w:val="00A9162E"/>
    <w:rsid w:val="00A919D4"/>
    <w:rsid w:val="00A91C0D"/>
    <w:rsid w:val="00A91C52"/>
    <w:rsid w:val="00A9213F"/>
    <w:rsid w:val="00A94415"/>
    <w:rsid w:val="00A959A4"/>
    <w:rsid w:val="00A96882"/>
    <w:rsid w:val="00A96D65"/>
    <w:rsid w:val="00A97402"/>
    <w:rsid w:val="00A97519"/>
    <w:rsid w:val="00AA0B40"/>
    <w:rsid w:val="00AA0FCC"/>
    <w:rsid w:val="00AA1CB9"/>
    <w:rsid w:val="00AA258A"/>
    <w:rsid w:val="00AA2A12"/>
    <w:rsid w:val="00AA2F46"/>
    <w:rsid w:val="00AA3AE2"/>
    <w:rsid w:val="00AA48C2"/>
    <w:rsid w:val="00AA5055"/>
    <w:rsid w:val="00AA50E0"/>
    <w:rsid w:val="00AA5227"/>
    <w:rsid w:val="00AA5D06"/>
    <w:rsid w:val="00AA6DC7"/>
    <w:rsid w:val="00AA781A"/>
    <w:rsid w:val="00AB0154"/>
    <w:rsid w:val="00AB035E"/>
    <w:rsid w:val="00AB0889"/>
    <w:rsid w:val="00AB257B"/>
    <w:rsid w:val="00AB2A17"/>
    <w:rsid w:val="00AB2B67"/>
    <w:rsid w:val="00AB2D6F"/>
    <w:rsid w:val="00AB3411"/>
    <w:rsid w:val="00AB3BCB"/>
    <w:rsid w:val="00AB3F19"/>
    <w:rsid w:val="00AB4DA4"/>
    <w:rsid w:val="00AB4FE8"/>
    <w:rsid w:val="00AB6457"/>
    <w:rsid w:val="00AB67E9"/>
    <w:rsid w:val="00AB6B6E"/>
    <w:rsid w:val="00AB7806"/>
    <w:rsid w:val="00AC132C"/>
    <w:rsid w:val="00AC2629"/>
    <w:rsid w:val="00AC393F"/>
    <w:rsid w:val="00AC3BE1"/>
    <w:rsid w:val="00AC3C31"/>
    <w:rsid w:val="00AC3D74"/>
    <w:rsid w:val="00AC4259"/>
    <w:rsid w:val="00AC4C5A"/>
    <w:rsid w:val="00AC668D"/>
    <w:rsid w:val="00AC70B6"/>
    <w:rsid w:val="00AC73B6"/>
    <w:rsid w:val="00AC7540"/>
    <w:rsid w:val="00AC75D2"/>
    <w:rsid w:val="00AD124A"/>
    <w:rsid w:val="00AD243B"/>
    <w:rsid w:val="00AD24BA"/>
    <w:rsid w:val="00AD2B1D"/>
    <w:rsid w:val="00AD2B45"/>
    <w:rsid w:val="00AD380A"/>
    <w:rsid w:val="00AD45D1"/>
    <w:rsid w:val="00AD4975"/>
    <w:rsid w:val="00AD4BF6"/>
    <w:rsid w:val="00AE0AD5"/>
    <w:rsid w:val="00AE0B67"/>
    <w:rsid w:val="00AE0C44"/>
    <w:rsid w:val="00AE105E"/>
    <w:rsid w:val="00AE11FC"/>
    <w:rsid w:val="00AE23AF"/>
    <w:rsid w:val="00AE2BA4"/>
    <w:rsid w:val="00AE4164"/>
    <w:rsid w:val="00AE435D"/>
    <w:rsid w:val="00AE5ACF"/>
    <w:rsid w:val="00AE5D17"/>
    <w:rsid w:val="00AE6EBF"/>
    <w:rsid w:val="00AE7601"/>
    <w:rsid w:val="00AE7A2B"/>
    <w:rsid w:val="00AE7A4F"/>
    <w:rsid w:val="00AF0DF1"/>
    <w:rsid w:val="00AF1379"/>
    <w:rsid w:val="00AF440C"/>
    <w:rsid w:val="00AF60B0"/>
    <w:rsid w:val="00AF7B27"/>
    <w:rsid w:val="00B016D6"/>
    <w:rsid w:val="00B02315"/>
    <w:rsid w:val="00B0358E"/>
    <w:rsid w:val="00B03DF3"/>
    <w:rsid w:val="00B04292"/>
    <w:rsid w:val="00B0488C"/>
    <w:rsid w:val="00B04E7C"/>
    <w:rsid w:val="00B0556A"/>
    <w:rsid w:val="00B05ADC"/>
    <w:rsid w:val="00B061D6"/>
    <w:rsid w:val="00B06B78"/>
    <w:rsid w:val="00B06D14"/>
    <w:rsid w:val="00B10251"/>
    <w:rsid w:val="00B10A49"/>
    <w:rsid w:val="00B1211F"/>
    <w:rsid w:val="00B12B93"/>
    <w:rsid w:val="00B13928"/>
    <w:rsid w:val="00B13A73"/>
    <w:rsid w:val="00B13FE0"/>
    <w:rsid w:val="00B14522"/>
    <w:rsid w:val="00B149A3"/>
    <w:rsid w:val="00B163E6"/>
    <w:rsid w:val="00B16572"/>
    <w:rsid w:val="00B17211"/>
    <w:rsid w:val="00B17475"/>
    <w:rsid w:val="00B17B03"/>
    <w:rsid w:val="00B17C52"/>
    <w:rsid w:val="00B2190A"/>
    <w:rsid w:val="00B21B46"/>
    <w:rsid w:val="00B21D8F"/>
    <w:rsid w:val="00B21F5E"/>
    <w:rsid w:val="00B234D1"/>
    <w:rsid w:val="00B25567"/>
    <w:rsid w:val="00B25FA0"/>
    <w:rsid w:val="00B265A2"/>
    <w:rsid w:val="00B275D8"/>
    <w:rsid w:val="00B31A39"/>
    <w:rsid w:val="00B32ECD"/>
    <w:rsid w:val="00B3327A"/>
    <w:rsid w:val="00B33C34"/>
    <w:rsid w:val="00B37258"/>
    <w:rsid w:val="00B40EF8"/>
    <w:rsid w:val="00B419F9"/>
    <w:rsid w:val="00B41C1F"/>
    <w:rsid w:val="00B41EEA"/>
    <w:rsid w:val="00B42903"/>
    <w:rsid w:val="00B435DF"/>
    <w:rsid w:val="00B44841"/>
    <w:rsid w:val="00B44D6D"/>
    <w:rsid w:val="00B44ECC"/>
    <w:rsid w:val="00B451A4"/>
    <w:rsid w:val="00B45482"/>
    <w:rsid w:val="00B466DC"/>
    <w:rsid w:val="00B46DFF"/>
    <w:rsid w:val="00B473A4"/>
    <w:rsid w:val="00B51052"/>
    <w:rsid w:val="00B52E22"/>
    <w:rsid w:val="00B54AEA"/>
    <w:rsid w:val="00B54E0B"/>
    <w:rsid w:val="00B559E3"/>
    <w:rsid w:val="00B55D3D"/>
    <w:rsid w:val="00B56DCB"/>
    <w:rsid w:val="00B6041D"/>
    <w:rsid w:val="00B6076E"/>
    <w:rsid w:val="00B62B72"/>
    <w:rsid w:val="00B62EC6"/>
    <w:rsid w:val="00B64308"/>
    <w:rsid w:val="00B6594D"/>
    <w:rsid w:val="00B65961"/>
    <w:rsid w:val="00B65DE1"/>
    <w:rsid w:val="00B66993"/>
    <w:rsid w:val="00B675A3"/>
    <w:rsid w:val="00B675E2"/>
    <w:rsid w:val="00B6781E"/>
    <w:rsid w:val="00B679DC"/>
    <w:rsid w:val="00B67F4A"/>
    <w:rsid w:val="00B7046A"/>
    <w:rsid w:val="00B710EE"/>
    <w:rsid w:val="00B72883"/>
    <w:rsid w:val="00B75C9C"/>
    <w:rsid w:val="00B77AF6"/>
    <w:rsid w:val="00B80265"/>
    <w:rsid w:val="00B804D4"/>
    <w:rsid w:val="00B81131"/>
    <w:rsid w:val="00B8281E"/>
    <w:rsid w:val="00B82D0B"/>
    <w:rsid w:val="00B82EDB"/>
    <w:rsid w:val="00B8311F"/>
    <w:rsid w:val="00B8390F"/>
    <w:rsid w:val="00B839B2"/>
    <w:rsid w:val="00B84FBB"/>
    <w:rsid w:val="00B86848"/>
    <w:rsid w:val="00B87CE2"/>
    <w:rsid w:val="00B90097"/>
    <w:rsid w:val="00B90EA3"/>
    <w:rsid w:val="00B91921"/>
    <w:rsid w:val="00B91CB8"/>
    <w:rsid w:val="00B925B1"/>
    <w:rsid w:val="00B93263"/>
    <w:rsid w:val="00B932CF"/>
    <w:rsid w:val="00B9378B"/>
    <w:rsid w:val="00B96619"/>
    <w:rsid w:val="00B96795"/>
    <w:rsid w:val="00B96D3C"/>
    <w:rsid w:val="00BA048E"/>
    <w:rsid w:val="00BA0D5E"/>
    <w:rsid w:val="00BA3738"/>
    <w:rsid w:val="00BA514A"/>
    <w:rsid w:val="00BA53AC"/>
    <w:rsid w:val="00BA6B4D"/>
    <w:rsid w:val="00BA6FF2"/>
    <w:rsid w:val="00BA7B29"/>
    <w:rsid w:val="00BB1A69"/>
    <w:rsid w:val="00BB2D7D"/>
    <w:rsid w:val="00BB35A7"/>
    <w:rsid w:val="00BB407F"/>
    <w:rsid w:val="00BB41C5"/>
    <w:rsid w:val="00BB477C"/>
    <w:rsid w:val="00BB4BC0"/>
    <w:rsid w:val="00BB60B2"/>
    <w:rsid w:val="00BB6685"/>
    <w:rsid w:val="00BC04DA"/>
    <w:rsid w:val="00BC2179"/>
    <w:rsid w:val="00BC2C7E"/>
    <w:rsid w:val="00BC40FA"/>
    <w:rsid w:val="00BC43E6"/>
    <w:rsid w:val="00BC7D31"/>
    <w:rsid w:val="00BC7FB5"/>
    <w:rsid w:val="00BD06DB"/>
    <w:rsid w:val="00BD5837"/>
    <w:rsid w:val="00BD6221"/>
    <w:rsid w:val="00BD6833"/>
    <w:rsid w:val="00BD7519"/>
    <w:rsid w:val="00BD75AD"/>
    <w:rsid w:val="00BD7A29"/>
    <w:rsid w:val="00BE295C"/>
    <w:rsid w:val="00BE30EB"/>
    <w:rsid w:val="00BE3806"/>
    <w:rsid w:val="00BE452B"/>
    <w:rsid w:val="00BE4818"/>
    <w:rsid w:val="00BE4AB4"/>
    <w:rsid w:val="00BE5830"/>
    <w:rsid w:val="00BE5D06"/>
    <w:rsid w:val="00BE634F"/>
    <w:rsid w:val="00BE7A35"/>
    <w:rsid w:val="00BF1850"/>
    <w:rsid w:val="00BF18B5"/>
    <w:rsid w:val="00BF1BE0"/>
    <w:rsid w:val="00BF1D59"/>
    <w:rsid w:val="00BF3251"/>
    <w:rsid w:val="00BF4DA8"/>
    <w:rsid w:val="00BF4F2C"/>
    <w:rsid w:val="00BF590B"/>
    <w:rsid w:val="00BF5974"/>
    <w:rsid w:val="00BF7031"/>
    <w:rsid w:val="00C00048"/>
    <w:rsid w:val="00C00AFC"/>
    <w:rsid w:val="00C00B7C"/>
    <w:rsid w:val="00C01555"/>
    <w:rsid w:val="00C02BFD"/>
    <w:rsid w:val="00C02E91"/>
    <w:rsid w:val="00C03301"/>
    <w:rsid w:val="00C03577"/>
    <w:rsid w:val="00C038A5"/>
    <w:rsid w:val="00C03D47"/>
    <w:rsid w:val="00C03E93"/>
    <w:rsid w:val="00C05389"/>
    <w:rsid w:val="00C058FD"/>
    <w:rsid w:val="00C079B5"/>
    <w:rsid w:val="00C07B83"/>
    <w:rsid w:val="00C07CE5"/>
    <w:rsid w:val="00C07D7F"/>
    <w:rsid w:val="00C11C87"/>
    <w:rsid w:val="00C1219E"/>
    <w:rsid w:val="00C12CD5"/>
    <w:rsid w:val="00C12D98"/>
    <w:rsid w:val="00C136CB"/>
    <w:rsid w:val="00C14E7F"/>
    <w:rsid w:val="00C15772"/>
    <w:rsid w:val="00C223CE"/>
    <w:rsid w:val="00C231A5"/>
    <w:rsid w:val="00C23BFD"/>
    <w:rsid w:val="00C24560"/>
    <w:rsid w:val="00C254C7"/>
    <w:rsid w:val="00C25C3A"/>
    <w:rsid w:val="00C26264"/>
    <w:rsid w:val="00C269AD"/>
    <w:rsid w:val="00C26D02"/>
    <w:rsid w:val="00C27085"/>
    <w:rsid w:val="00C27738"/>
    <w:rsid w:val="00C30295"/>
    <w:rsid w:val="00C30C95"/>
    <w:rsid w:val="00C32CFB"/>
    <w:rsid w:val="00C330C1"/>
    <w:rsid w:val="00C34E3A"/>
    <w:rsid w:val="00C366FF"/>
    <w:rsid w:val="00C36B70"/>
    <w:rsid w:val="00C36B9B"/>
    <w:rsid w:val="00C36F97"/>
    <w:rsid w:val="00C378F3"/>
    <w:rsid w:val="00C37A64"/>
    <w:rsid w:val="00C41623"/>
    <w:rsid w:val="00C41BA6"/>
    <w:rsid w:val="00C41C98"/>
    <w:rsid w:val="00C421C6"/>
    <w:rsid w:val="00C422C4"/>
    <w:rsid w:val="00C4277A"/>
    <w:rsid w:val="00C44312"/>
    <w:rsid w:val="00C45380"/>
    <w:rsid w:val="00C46C85"/>
    <w:rsid w:val="00C4789E"/>
    <w:rsid w:val="00C529FD"/>
    <w:rsid w:val="00C53915"/>
    <w:rsid w:val="00C5405C"/>
    <w:rsid w:val="00C5437C"/>
    <w:rsid w:val="00C549EF"/>
    <w:rsid w:val="00C550C4"/>
    <w:rsid w:val="00C558B1"/>
    <w:rsid w:val="00C558FB"/>
    <w:rsid w:val="00C56032"/>
    <w:rsid w:val="00C563CF"/>
    <w:rsid w:val="00C5649A"/>
    <w:rsid w:val="00C57813"/>
    <w:rsid w:val="00C6308B"/>
    <w:rsid w:val="00C63566"/>
    <w:rsid w:val="00C63DCD"/>
    <w:rsid w:val="00C64315"/>
    <w:rsid w:val="00C64654"/>
    <w:rsid w:val="00C657E4"/>
    <w:rsid w:val="00C65DAF"/>
    <w:rsid w:val="00C660DE"/>
    <w:rsid w:val="00C67DAA"/>
    <w:rsid w:val="00C701DC"/>
    <w:rsid w:val="00C71734"/>
    <w:rsid w:val="00C71D1B"/>
    <w:rsid w:val="00C71DA7"/>
    <w:rsid w:val="00C72660"/>
    <w:rsid w:val="00C734B3"/>
    <w:rsid w:val="00C74D85"/>
    <w:rsid w:val="00C75C3D"/>
    <w:rsid w:val="00C76459"/>
    <w:rsid w:val="00C77150"/>
    <w:rsid w:val="00C778F2"/>
    <w:rsid w:val="00C77EC6"/>
    <w:rsid w:val="00C77F19"/>
    <w:rsid w:val="00C8253B"/>
    <w:rsid w:val="00C8457F"/>
    <w:rsid w:val="00C8553E"/>
    <w:rsid w:val="00C90D27"/>
    <w:rsid w:val="00C90F8C"/>
    <w:rsid w:val="00C91B2A"/>
    <w:rsid w:val="00C9244C"/>
    <w:rsid w:val="00C927C7"/>
    <w:rsid w:val="00C93172"/>
    <w:rsid w:val="00C96D02"/>
    <w:rsid w:val="00C977F0"/>
    <w:rsid w:val="00C97C7D"/>
    <w:rsid w:val="00CA0C77"/>
    <w:rsid w:val="00CA1C4A"/>
    <w:rsid w:val="00CA2CCF"/>
    <w:rsid w:val="00CA31B1"/>
    <w:rsid w:val="00CA4ACE"/>
    <w:rsid w:val="00CA552F"/>
    <w:rsid w:val="00CA5D72"/>
    <w:rsid w:val="00CA6E1B"/>
    <w:rsid w:val="00CA7823"/>
    <w:rsid w:val="00CB059E"/>
    <w:rsid w:val="00CB15C8"/>
    <w:rsid w:val="00CB6EAD"/>
    <w:rsid w:val="00CC14F8"/>
    <w:rsid w:val="00CC1ADE"/>
    <w:rsid w:val="00CC2253"/>
    <w:rsid w:val="00CC3221"/>
    <w:rsid w:val="00CC41E0"/>
    <w:rsid w:val="00CC4A2D"/>
    <w:rsid w:val="00CC56B0"/>
    <w:rsid w:val="00CC614F"/>
    <w:rsid w:val="00CC686C"/>
    <w:rsid w:val="00CC68AA"/>
    <w:rsid w:val="00CC69B8"/>
    <w:rsid w:val="00CC7230"/>
    <w:rsid w:val="00CC7595"/>
    <w:rsid w:val="00CC79AB"/>
    <w:rsid w:val="00CD0280"/>
    <w:rsid w:val="00CD1250"/>
    <w:rsid w:val="00CD1A30"/>
    <w:rsid w:val="00CD1A3B"/>
    <w:rsid w:val="00CD2452"/>
    <w:rsid w:val="00CD27C4"/>
    <w:rsid w:val="00CD3022"/>
    <w:rsid w:val="00CD325F"/>
    <w:rsid w:val="00CD4329"/>
    <w:rsid w:val="00CD56F2"/>
    <w:rsid w:val="00CD5729"/>
    <w:rsid w:val="00CD5924"/>
    <w:rsid w:val="00CD7270"/>
    <w:rsid w:val="00CE02A1"/>
    <w:rsid w:val="00CE04B4"/>
    <w:rsid w:val="00CE103B"/>
    <w:rsid w:val="00CE1098"/>
    <w:rsid w:val="00CE1711"/>
    <w:rsid w:val="00CE2136"/>
    <w:rsid w:val="00CE2363"/>
    <w:rsid w:val="00CE4552"/>
    <w:rsid w:val="00CE51B4"/>
    <w:rsid w:val="00CE57DE"/>
    <w:rsid w:val="00CE5C7C"/>
    <w:rsid w:val="00CE5F17"/>
    <w:rsid w:val="00CE6C0B"/>
    <w:rsid w:val="00CE7318"/>
    <w:rsid w:val="00CE7511"/>
    <w:rsid w:val="00CF1A6A"/>
    <w:rsid w:val="00CF24B6"/>
    <w:rsid w:val="00CF3747"/>
    <w:rsid w:val="00CF37AE"/>
    <w:rsid w:val="00CF412A"/>
    <w:rsid w:val="00CF43A0"/>
    <w:rsid w:val="00CF4F50"/>
    <w:rsid w:val="00CF6066"/>
    <w:rsid w:val="00CF6696"/>
    <w:rsid w:val="00CF7B38"/>
    <w:rsid w:val="00CF7B8C"/>
    <w:rsid w:val="00D00061"/>
    <w:rsid w:val="00D00098"/>
    <w:rsid w:val="00D00198"/>
    <w:rsid w:val="00D003E2"/>
    <w:rsid w:val="00D02F4B"/>
    <w:rsid w:val="00D03B51"/>
    <w:rsid w:val="00D03BCA"/>
    <w:rsid w:val="00D04AD9"/>
    <w:rsid w:val="00D06202"/>
    <w:rsid w:val="00D0718E"/>
    <w:rsid w:val="00D1091B"/>
    <w:rsid w:val="00D11853"/>
    <w:rsid w:val="00D1235D"/>
    <w:rsid w:val="00D12FC6"/>
    <w:rsid w:val="00D13A39"/>
    <w:rsid w:val="00D13B2B"/>
    <w:rsid w:val="00D13C61"/>
    <w:rsid w:val="00D15325"/>
    <w:rsid w:val="00D1721A"/>
    <w:rsid w:val="00D20965"/>
    <w:rsid w:val="00D20A8F"/>
    <w:rsid w:val="00D21ECB"/>
    <w:rsid w:val="00D22723"/>
    <w:rsid w:val="00D246AF"/>
    <w:rsid w:val="00D24DAF"/>
    <w:rsid w:val="00D25378"/>
    <w:rsid w:val="00D31038"/>
    <w:rsid w:val="00D31506"/>
    <w:rsid w:val="00D343D6"/>
    <w:rsid w:val="00D34B8D"/>
    <w:rsid w:val="00D35541"/>
    <w:rsid w:val="00D362FC"/>
    <w:rsid w:val="00D364C7"/>
    <w:rsid w:val="00D36CC8"/>
    <w:rsid w:val="00D3717D"/>
    <w:rsid w:val="00D40347"/>
    <w:rsid w:val="00D40EFD"/>
    <w:rsid w:val="00D4185C"/>
    <w:rsid w:val="00D41C62"/>
    <w:rsid w:val="00D42F22"/>
    <w:rsid w:val="00D440A8"/>
    <w:rsid w:val="00D4430C"/>
    <w:rsid w:val="00D447BD"/>
    <w:rsid w:val="00D44DBD"/>
    <w:rsid w:val="00D4544B"/>
    <w:rsid w:val="00D4596A"/>
    <w:rsid w:val="00D46326"/>
    <w:rsid w:val="00D46374"/>
    <w:rsid w:val="00D4682D"/>
    <w:rsid w:val="00D47C0F"/>
    <w:rsid w:val="00D518C6"/>
    <w:rsid w:val="00D5293D"/>
    <w:rsid w:val="00D52A9E"/>
    <w:rsid w:val="00D55698"/>
    <w:rsid w:val="00D565A1"/>
    <w:rsid w:val="00D601DF"/>
    <w:rsid w:val="00D60222"/>
    <w:rsid w:val="00D60722"/>
    <w:rsid w:val="00D612A4"/>
    <w:rsid w:val="00D6145F"/>
    <w:rsid w:val="00D61C77"/>
    <w:rsid w:val="00D6233C"/>
    <w:rsid w:val="00D62475"/>
    <w:rsid w:val="00D62DB9"/>
    <w:rsid w:val="00D6383C"/>
    <w:rsid w:val="00D6473B"/>
    <w:rsid w:val="00D648C0"/>
    <w:rsid w:val="00D65576"/>
    <w:rsid w:val="00D6627F"/>
    <w:rsid w:val="00D66D74"/>
    <w:rsid w:val="00D67393"/>
    <w:rsid w:val="00D7188E"/>
    <w:rsid w:val="00D72797"/>
    <w:rsid w:val="00D72BB1"/>
    <w:rsid w:val="00D737F8"/>
    <w:rsid w:val="00D740D5"/>
    <w:rsid w:val="00D7498F"/>
    <w:rsid w:val="00D7607C"/>
    <w:rsid w:val="00D76B11"/>
    <w:rsid w:val="00D76C2E"/>
    <w:rsid w:val="00D77630"/>
    <w:rsid w:val="00D80129"/>
    <w:rsid w:val="00D816EF"/>
    <w:rsid w:val="00D82B6C"/>
    <w:rsid w:val="00D83F1B"/>
    <w:rsid w:val="00D8405E"/>
    <w:rsid w:val="00D84FAA"/>
    <w:rsid w:val="00D85901"/>
    <w:rsid w:val="00D8664A"/>
    <w:rsid w:val="00D87A14"/>
    <w:rsid w:val="00D87EAD"/>
    <w:rsid w:val="00D90CFD"/>
    <w:rsid w:val="00D91596"/>
    <w:rsid w:val="00D91806"/>
    <w:rsid w:val="00D91AD5"/>
    <w:rsid w:val="00D930A2"/>
    <w:rsid w:val="00D93E6B"/>
    <w:rsid w:val="00D95CF9"/>
    <w:rsid w:val="00D96004"/>
    <w:rsid w:val="00D96732"/>
    <w:rsid w:val="00DA35C6"/>
    <w:rsid w:val="00DA37AE"/>
    <w:rsid w:val="00DA4316"/>
    <w:rsid w:val="00DA4F1C"/>
    <w:rsid w:val="00DA5189"/>
    <w:rsid w:val="00DA593E"/>
    <w:rsid w:val="00DA6631"/>
    <w:rsid w:val="00DA79B6"/>
    <w:rsid w:val="00DA7A97"/>
    <w:rsid w:val="00DB0011"/>
    <w:rsid w:val="00DB0316"/>
    <w:rsid w:val="00DB1CDB"/>
    <w:rsid w:val="00DB24E3"/>
    <w:rsid w:val="00DB36E2"/>
    <w:rsid w:val="00DB5397"/>
    <w:rsid w:val="00DB6518"/>
    <w:rsid w:val="00DB7A0D"/>
    <w:rsid w:val="00DC0367"/>
    <w:rsid w:val="00DC1178"/>
    <w:rsid w:val="00DC1272"/>
    <w:rsid w:val="00DC15D9"/>
    <w:rsid w:val="00DC1750"/>
    <w:rsid w:val="00DC2B3C"/>
    <w:rsid w:val="00DC444B"/>
    <w:rsid w:val="00DC5F63"/>
    <w:rsid w:val="00DC7144"/>
    <w:rsid w:val="00DC727E"/>
    <w:rsid w:val="00DC7572"/>
    <w:rsid w:val="00DC7690"/>
    <w:rsid w:val="00DD02CE"/>
    <w:rsid w:val="00DD0514"/>
    <w:rsid w:val="00DD0B7E"/>
    <w:rsid w:val="00DD21F7"/>
    <w:rsid w:val="00DD48B9"/>
    <w:rsid w:val="00DD5183"/>
    <w:rsid w:val="00DD58AA"/>
    <w:rsid w:val="00DD610B"/>
    <w:rsid w:val="00DD625B"/>
    <w:rsid w:val="00DE06EC"/>
    <w:rsid w:val="00DE0DA8"/>
    <w:rsid w:val="00DE1250"/>
    <w:rsid w:val="00DE13DD"/>
    <w:rsid w:val="00DE1755"/>
    <w:rsid w:val="00DE1893"/>
    <w:rsid w:val="00DE1B99"/>
    <w:rsid w:val="00DE2335"/>
    <w:rsid w:val="00DE3226"/>
    <w:rsid w:val="00DE3B9C"/>
    <w:rsid w:val="00DE3F4F"/>
    <w:rsid w:val="00DE4C84"/>
    <w:rsid w:val="00DE4FC1"/>
    <w:rsid w:val="00DE65B1"/>
    <w:rsid w:val="00DE6A64"/>
    <w:rsid w:val="00DE6B07"/>
    <w:rsid w:val="00DF13D2"/>
    <w:rsid w:val="00DF2466"/>
    <w:rsid w:val="00DF2708"/>
    <w:rsid w:val="00DF2E42"/>
    <w:rsid w:val="00DF3346"/>
    <w:rsid w:val="00DF3568"/>
    <w:rsid w:val="00DF4C0C"/>
    <w:rsid w:val="00DF4E06"/>
    <w:rsid w:val="00DF5711"/>
    <w:rsid w:val="00DF5F55"/>
    <w:rsid w:val="00DF613C"/>
    <w:rsid w:val="00DF6514"/>
    <w:rsid w:val="00DF6B28"/>
    <w:rsid w:val="00E00673"/>
    <w:rsid w:val="00E0290D"/>
    <w:rsid w:val="00E04387"/>
    <w:rsid w:val="00E04630"/>
    <w:rsid w:val="00E05EF4"/>
    <w:rsid w:val="00E07A19"/>
    <w:rsid w:val="00E07F72"/>
    <w:rsid w:val="00E10201"/>
    <w:rsid w:val="00E10AEE"/>
    <w:rsid w:val="00E10DE2"/>
    <w:rsid w:val="00E11800"/>
    <w:rsid w:val="00E11B37"/>
    <w:rsid w:val="00E11C4E"/>
    <w:rsid w:val="00E11E1B"/>
    <w:rsid w:val="00E11E3B"/>
    <w:rsid w:val="00E12132"/>
    <w:rsid w:val="00E1432C"/>
    <w:rsid w:val="00E14ECA"/>
    <w:rsid w:val="00E15702"/>
    <w:rsid w:val="00E15743"/>
    <w:rsid w:val="00E15BDF"/>
    <w:rsid w:val="00E16EBC"/>
    <w:rsid w:val="00E20192"/>
    <w:rsid w:val="00E21682"/>
    <w:rsid w:val="00E22798"/>
    <w:rsid w:val="00E2296E"/>
    <w:rsid w:val="00E233B4"/>
    <w:rsid w:val="00E23F5F"/>
    <w:rsid w:val="00E24827"/>
    <w:rsid w:val="00E252BB"/>
    <w:rsid w:val="00E25D22"/>
    <w:rsid w:val="00E31D1A"/>
    <w:rsid w:val="00E32933"/>
    <w:rsid w:val="00E32A02"/>
    <w:rsid w:val="00E32D38"/>
    <w:rsid w:val="00E33A8A"/>
    <w:rsid w:val="00E33CD3"/>
    <w:rsid w:val="00E35EDF"/>
    <w:rsid w:val="00E35F1C"/>
    <w:rsid w:val="00E36B79"/>
    <w:rsid w:val="00E372D9"/>
    <w:rsid w:val="00E401F5"/>
    <w:rsid w:val="00E416A8"/>
    <w:rsid w:val="00E417A5"/>
    <w:rsid w:val="00E42F42"/>
    <w:rsid w:val="00E433BD"/>
    <w:rsid w:val="00E43B26"/>
    <w:rsid w:val="00E4466E"/>
    <w:rsid w:val="00E44CD2"/>
    <w:rsid w:val="00E44D5A"/>
    <w:rsid w:val="00E47552"/>
    <w:rsid w:val="00E50DAC"/>
    <w:rsid w:val="00E51147"/>
    <w:rsid w:val="00E51292"/>
    <w:rsid w:val="00E51752"/>
    <w:rsid w:val="00E518BF"/>
    <w:rsid w:val="00E520DD"/>
    <w:rsid w:val="00E52C74"/>
    <w:rsid w:val="00E53395"/>
    <w:rsid w:val="00E56D10"/>
    <w:rsid w:val="00E570A0"/>
    <w:rsid w:val="00E57435"/>
    <w:rsid w:val="00E57B24"/>
    <w:rsid w:val="00E62918"/>
    <w:rsid w:val="00E63181"/>
    <w:rsid w:val="00E648FA"/>
    <w:rsid w:val="00E64F54"/>
    <w:rsid w:val="00E64FE7"/>
    <w:rsid w:val="00E6566D"/>
    <w:rsid w:val="00E65FB8"/>
    <w:rsid w:val="00E6642F"/>
    <w:rsid w:val="00E664EB"/>
    <w:rsid w:val="00E66D69"/>
    <w:rsid w:val="00E7025C"/>
    <w:rsid w:val="00E70D3A"/>
    <w:rsid w:val="00E722E4"/>
    <w:rsid w:val="00E72750"/>
    <w:rsid w:val="00E72931"/>
    <w:rsid w:val="00E72B51"/>
    <w:rsid w:val="00E731B8"/>
    <w:rsid w:val="00E7580D"/>
    <w:rsid w:val="00E75E16"/>
    <w:rsid w:val="00E76B08"/>
    <w:rsid w:val="00E76B2F"/>
    <w:rsid w:val="00E76BDC"/>
    <w:rsid w:val="00E76D89"/>
    <w:rsid w:val="00E775D5"/>
    <w:rsid w:val="00E80754"/>
    <w:rsid w:val="00E8209B"/>
    <w:rsid w:val="00E82D21"/>
    <w:rsid w:val="00E8364C"/>
    <w:rsid w:val="00E84F74"/>
    <w:rsid w:val="00E8626D"/>
    <w:rsid w:val="00E90959"/>
    <w:rsid w:val="00E90E79"/>
    <w:rsid w:val="00E92838"/>
    <w:rsid w:val="00E92AEF"/>
    <w:rsid w:val="00E92F0D"/>
    <w:rsid w:val="00E94334"/>
    <w:rsid w:val="00E9474D"/>
    <w:rsid w:val="00E9600B"/>
    <w:rsid w:val="00E96946"/>
    <w:rsid w:val="00E970B6"/>
    <w:rsid w:val="00EA2E7B"/>
    <w:rsid w:val="00EA2EF8"/>
    <w:rsid w:val="00EA3535"/>
    <w:rsid w:val="00EA48EE"/>
    <w:rsid w:val="00EA4A68"/>
    <w:rsid w:val="00EA5481"/>
    <w:rsid w:val="00EA638A"/>
    <w:rsid w:val="00EA6BEA"/>
    <w:rsid w:val="00EA706A"/>
    <w:rsid w:val="00EB086A"/>
    <w:rsid w:val="00EB3D9B"/>
    <w:rsid w:val="00EB4499"/>
    <w:rsid w:val="00EB5E01"/>
    <w:rsid w:val="00EB5E78"/>
    <w:rsid w:val="00EC0498"/>
    <w:rsid w:val="00EC0721"/>
    <w:rsid w:val="00EC1026"/>
    <w:rsid w:val="00EC21A3"/>
    <w:rsid w:val="00EC3801"/>
    <w:rsid w:val="00EC48A7"/>
    <w:rsid w:val="00EC6492"/>
    <w:rsid w:val="00EC679C"/>
    <w:rsid w:val="00EC6947"/>
    <w:rsid w:val="00ED22DA"/>
    <w:rsid w:val="00ED36D7"/>
    <w:rsid w:val="00ED3C17"/>
    <w:rsid w:val="00ED3DD1"/>
    <w:rsid w:val="00ED4254"/>
    <w:rsid w:val="00ED572C"/>
    <w:rsid w:val="00ED58BD"/>
    <w:rsid w:val="00ED5D68"/>
    <w:rsid w:val="00ED6148"/>
    <w:rsid w:val="00ED7127"/>
    <w:rsid w:val="00ED757B"/>
    <w:rsid w:val="00ED777D"/>
    <w:rsid w:val="00EE0D68"/>
    <w:rsid w:val="00EE1A77"/>
    <w:rsid w:val="00EE1D65"/>
    <w:rsid w:val="00EE2502"/>
    <w:rsid w:val="00EE3475"/>
    <w:rsid w:val="00EE3F5F"/>
    <w:rsid w:val="00EE4895"/>
    <w:rsid w:val="00EE4974"/>
    <w:rsid w:val="00EE4B1C"/>
    <w:rsid w:val="00EE4F56"/>
    <w:rsid w:val="00EE5116"/>
    <w:rsid w:val="00EE5CEF"/>
    <w:rsid w:val="00EF0260"/>
    <w:rsid w:val="00EF1DC1"/>
    <w:rsid w:val="00EF37AF"/>
    <w:rsid w:val="00EF3AF7"/>
    <w:rsid w:val="00EF5453"/>
    <w:rsid w:val="00F02C6B"/>
    <w:rsid w:val="00F032C9"/>
    <w:rsid w:val="00F04364"/>
    <w:rsid w:val="00F04DD5"/>
    <w:rsid w:val="00F04E4C"/>
    <w:rsid w:val="00F06E7F"/>
    <w:rsid w:val="00F0716A"/>
    <w:rsid w:val="00F1001F"/>
    <w:rsid w:val="00F1118C"/>
    <w:rsid w:val="00F118C4"/>
    <w:rsid w:val="00F11F28"/>
    <w:rsid w:val="00F12507"/>
    <w:rsid w:val="00F125E1"/>
    <w:rsid w:val="00F129DD"/>
    <w:rsid w:val="00F12F6B"/>
    <w:rsid w:val="00F12FF8"/>
    <w:rsid w:val="00F14707"/>
    <w:rsid w:val="00F14E89"/>
    <w:rsid w:val="00F15153"/>
    <w:rsid w:val="00F151CC"/>
    <w:rsid w:val="00F177C9"/>
    <w:rsid w:val="00F17C31"/>
    <w:rsid w:val="00F20C6C"/>
    <w:rsid w:val="00F22897"/>
    <w:rsid w:val="00F23700"/>
    <w:rsid w:val="00F23D2C"/>
    <w:rsid w:val="00F24EAC"/>
    <w:rsid w:val="00F257AA"/>
    <w:rsid w:val="00F25C14"/>
    <w:rsid w:val="00F2602B"/>
    <w:rsid w:val="00F265AF"/>
    <w:rsid w:val="00F26CC1"/>
    <w:rsid w:val="00F31377"/>
    <w:rsid w:val="00F32108"/>
    <w:rsid w:val="00F32EC1"/>
    <w:rsid w:val="00F332E0"/>
    <w:rsid w:val="00F33407"/>
    <w:rsid w:val="00F346D3"/>
    <w:rsid w:val="00F34AF1"/>
    <w:rsid w:val="00F3556D"/>
    <w:rsid w:val="00F360FE"/>
    <w:rsid w:val="00F365C3"/>
    <w:rsid w:val="00F366B6"/>
    <w:rsid w:val="00F37AF3"/>
    <w:rsid w:val="00F4013B"/>
    <w:rsid w:val="00F402B5"/>
    <w:rsid w:val="00F40313"/>
    <w:rsid w:val="00F4092C"/>
    <w:rsid w:val="00F41DDF"/>
    <w:rsid w:val="00F44A86"/>
    <w:rsid w:val="00F45697"/>
    <w:rsid w:val="00F46278"/>
    <w:rsid w:val="00F47A30"/>
    <w:rsid w:val="00F47B8C"/>
    <w:rsid w:val="00F502AA"/>
    <w:rsid w:val="00F50BFB"/>
    <w:rsid w:val="00F51D28"/>
    <w:rsid w:val="00F52A16"/>
    <w:rsid w:val="00F52F8A"/>
    <w:rsid w:val="00F55667"/>
    <w:rsid w:val="00F56694"/>
    <w:rsid w:val="00F568AB"/>
    <w:rsid w:val="00F56915"/>
    <w:rsid w:val="00F56D20"/>
    <w:rsid w:val="00F607D7"/>
    <w:rsid w:val="00F61806"/>
    <w:rsid w:val="00F62745"/>
    <w:rsid w:val="00F628E6"/>
    <w:rsid w:val="00F62B99"/>
    <w:rsid w:val="00F62D23"/>
    <w:rsid w:val="00F6432E"/>
    <w:rsid w:val="00F65518"/>
    <w:rsid w:val="00F65A72"/>
    <w:rsid w:val="00F674EE"/>
    <w:rsid w:val="00F7008C"/>
    <w:rsid w:val="00F71291"/>
    <w:rsid w:val="00F72FDC"/>
    <w:rsid w:val="00F7365B"/>
    <w:rsid w:val="00F76141"/>
    <w:rsid w:val="00F761D1"/>
    <w:rsid w:val="00F76490"/>
    <w:rsid w:val="00F7693D"/>
    <w:rsid w:val="00F76BD9"/>
    <w:rsid w:val="00F803AD"/>
    <w:rsid w:val="00F806F5"/>
    <w:rsid w:val="00F80B92"/>
    <w:rsid w:val="00F815AD"/>
    <w:rsid w:val="00F821C8"/>
    <w:rsid w:val="00F833AE"/>
    <w:rsid w:val="00F83797"/>
    <w:rsid w:val="00F83D3C"/>
    <w:rsid w:val="00F91626"/>
    <w:rsid w:val="00F922A0"/>
    <w:rsid w:val="00F94146"/>
    <w:rsid w:val="00F9497E"/>
    <w:rsid w:val="00F9559D"/>
    <w:rsid w:val="00F964B2"/>
    <w:rsid w:val="00F96638"/>
    <w:rsid w:val="00F9673B"/>
    <w:rsid w:val="00FA0B4D"/>
    <w:rsid w:val="00FA1F25"/>
    <w:rsid w:val="00FA3B9E"/>
    <w:rsid w:val="00FA3E89"/>
    <w:rsid w:val="00FA528A"/>
    <w:rsid w:val="00FA543B"/>
    <w:rsid w:val="00FA5637"/>
    <w:rsid w:val="00FA68B1"/>
    <w:rsid w:val="00FA7157"/>
    <w:rsid w:val="00FA7184"/>
    <w:rsid w:val="00FA7B3B"/>
    <w:rsid w:val="00FB0315"/>
    <w:rsid w:val="00FB114A"/>
    <w:rsid w:val="00FB1C05"/>
    <w:rsid w:val="00FB2EC1"/>
    <w:rsid w:val="00FB38A8"/>
    <w:rsid w:val="00FB5466"/>
    <w:rsid w:val="00FB6850"/>
    <w:rsid w:val="00FB7A3E"/>
    <w:rsid w:val="00FC2DFB"/>
    <w:rsid w:val="00FC3301"/>
    <w:rsid w:val="00FC4ACF"/>
    <w:rsid w:val="00FC5499"/>
    <w:rsid w:val="00FC54AA"/>
    <w:rsid w:val="00FC65C0"/>
    <w:rsid w:val="00FC6679"/>
    <w:rsid w:val="00FC7FEF"/>
    <w:rsid w:val="00FD0702"/>
    <w:rsid w:val="00FD129B"/>
    <w:rsid w:val="00FD38D3"/>
    <w:rsid w:val="00FD7B53"/>
    <w:rsid w:val="00FD7B98"/>
    <w:rsid w:val="00FD7C38"/>
    <w:rsid w:val="00FE052E"/>
    <w:rsid w:val="00FE2AFB"/>
    <w:rsid w:val="00FE2D05"/>
    <w:rsid w:val="00FE58C3"/>
    <w:rsid w:val="00FE6CD7"/>
    <w:rsid w:val="00FE7569"/>
    <w:rsid w:val="00FE7E57"/>
    <w:rsid w:val="00FF0232"/>
    <w:rsid w:val="00FF17AF"/>
    <w:rsid w:val="00FF2C99"/>
    <w:rsid w:val="00FF58F2"/>
    <w:rsid w:val="00FF6951"/>
    <w:rsid w:val="03682F56"/>
    <w:rsid w:val="06795E5B"/>
    <w:rsid w:val="0850A974"/>
    <w:rsid w:val="0B2FB0F3"/>
    <w:rsid w:val="0FBCD0C9"/>
    <w:rsid w:val="10074FFB"/>
    <w:rsid w:val="10E47A47"/>
    <w:rsid w:val="1103BF3E"/>
    <w:rsid w:val="121D98D0"/>
    <w:rsid w:val="139B16D0"/>
    <w:rsid w:val="163DE3B7"/>
    <w:rsid w:val="1A8B8F5E"/>
    <w:rsid w:val="1BCB9E53"/>
    <w:rsid w:val="1DEB6DF7"/>
    <w:rsid w:val="1E798408"/>
    <w:rsid w:val="29802965"/>
    <w:rsid w:val="2ADCC453"/>
    <w:rsid w:val="2BAC4098"/>
    <w:rsid w:val="2C0D5ED9"/>
    <w:rsid w:val="2CB540EF"/>
    <w:rsid w:val="348B614E"/>
    <w:rsid w:val="3A579060"/>
    <w:rsid w:val="3D22929E"/>
    <w:rsid w:val="44C6633E"/>
    <w:rsid w:val="4CFF9D7B"/>
    <w:rsid w:val="50A72145"/>
    <w:rsid w:val="50EA10E8"/>
    <w:rsid w:val="526BB698"/>
    <w:rsid w:val="54EE9D3E"/>
    <w:rsid w:val="58B88FBA"/>
    <w:rsid w:val="596578F9"/>
    <w:rsid w:val="5F8EA5E0"/>
    <w:rsid w:val="6337BEC2"/>
    <w:rsid w:val="75E3CED4"/>
    <w:rsid w:val="79E925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92C2A"/>
  <w15:chartTrackingRefBased/>
  <w15:docId w15:val="{1EF0F408-5CB7-4442-9FDB-1EE00F9D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D05"/>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151D1C"/>
    <w:pPr>
      <w:keepNext/>
      <w:keepLines/>
      <w:spacing w:before="400" w:after="40"/>
      <w:outlineLvl w:val="0"/>
    </w:pPr>
    <w:rPr>
      <w:rFonts w:asciiTheme="majorHAnsi" w:eastAsiaTheme="majorEastAsia" w:hAnsiTheme="majorHAnsi" w:cstheme="majorBidi"/>
      <w:caps/>
      <w:sz w:val="36"/>
      <w:szCs w:val="36"/>
      <w:lang w:eastAsia="en-US"/>
    </w:rPr>
  </w:style>
  <w:style w:type="paragraph" w:styleId="Heading2">
    <w:name w:val="heading 2"/>
    <w:basedOn w:val="Normal"/>
    <w:next w:val="Normal"/>
    <w:link w:val="Heading2Char"/>
    <w:uiPriority w:val="9"/>
    <w:unhideWhenUsed/>
    <w:qFormat/>
    <w:rsid w:val="00151D1C"/>
    <w:pPr>
      <w:keepNext/>
      <w:keepLines/>
      <w:spacing w:before="120"/>
      <w:outlineLvl w:val="1"/>
    </w:pPr>
    <w:rPr>
      <w:rFonts w:asciiTheme="majorHAnsi" w:eastAsiaTheme="majorEastAsia" w:hAnsiTheme="majorHAnsi" w:cstheme="majorBidi"/>
      <w:caps/>
      <w:sz w:val="28"/>
      <w:szCs w:val="28"/>
      <w:lang w:eastAsia="en-US"/>
    </w:rPr>
  </w:style>
  <w:style w:type="paragraph" w:styleId="Heading3">
    <w:name w:val="heading 3"/>
    <w:basedOn w:val="Normal"/>
    <w:next w:val="Normal"/>
    <w:link w:val="Heading3Char"/>
    <w:uiPriority w:val="9"/>
    <w:unhideWhenUsed/>
    <w:qFormat/>
    <w:rsid w:val="00151D1C"/>
    <w:pPr>
      <w:keepNext/>
      <w:keepLines/>
      <w:spacing w:before="120"/>
      <w:outlineLvl w:val="2"/>
    </w:pPr>
    <w:rPr>
      <w:rFonts w:asciiTheme="majorHAnsi" w:eastAsiaTheme="majorEastAsia" w:hAnsiTheme="majorHAnsi" w:cstheme="majorBidi"/>
      <w:smallCaps/>
      <w:sz w:val="28"/>
      <w:szCs w:val="28"/>
      <w:lang w:eastAsia="en-US"/>
    </w:rPr>
  </w:style>
  <w:style w:type="paragraph" w:styleId="Heading4">
    <w:name w:val="heading 4"/>
    <w:basedOn w:val="Normal"/>
    <w:next w:val="Normal"/>
    <w:link w:val="Heading4Char"/>
    <w:uiPriority w:val="9"/>
    <w:unhideWhenUsed/>
    <w:qFormat/>
    <w:rsid w:val="00151D1C"/>
    <w:pPr>
      <w:keepNext/>
      <w:keepLines/>
      <w:spacing w:before="120" w:line="259" w:lineRule="auto"/>
      <w:outlineLvl w:val="3"/>
    </w:pPr>
    <w:rPr>
      <w:rFonts w:asciiTheme="majorHAnsi" w:eastAsiaTheme="majorEastAsia" w:hAnsiTheme="majorHAnsi" w:cstheme="majorBidi"/>
      <w:caps/>
      <w:sz w:val="22"/>
      <w:szCs w:val="22"/>
      <w:lang w:eastAsia="en-US"/>
    </w:rPr>
  </w:style>
  <w:style w:type="paragraph" w:styleId="Heading5">
    <w:name w:val="heading 5"/>
    <w:basedOn w:val="Normal"/>
    <w:next w:val="Normal"/>
    <w:link w:val="Heading5Char"/>
    <w:uiPriority w:val="9"/>
    <w:unhideWhenUsed/>
    <w:qFormat/>
    <w:rsid w:val="00151D1C"/>
    <w:pPr>
      <w:keepNext/>
      <w:keepLines/>
      <w:spacing w:before="120" w:line="259" w:lineRule="auto"/>
      <w:outlineLvl w:val="4"/>
    </w:pPr>
    <w:rPr>
      <w:rFonts w:asciiTheme="majorHAnsi" w:eastAsiaTheme="majorEastAsia" w:hAnsiTheme="majorHAnsi" w:cstheme="majorBidi"/>
      <w:i/>
      <w:iCs/>
      <w:caps/>
      <w:sz w:val="22"/>
      <w:szCs w:val="22"/>
      <w:lang w:eastAsia="en-US"/>
    </w:rPr>
  </w:style>
  <w:style w:type="paragraph" w:styleId="Heading6">
    <w:name w:val="heading 6"/>
    <w:basedOn w:val="Normal"/>
    <w:next w:val="Normal"/>
    <w:link w:val="Heading6Char"/>
    <w:uiPriority w:val="9"/>
    <w:unhideWhenUsed/>
    <w:qFormat/>
    <w:rsid w:val="00151D1C"/>
    <w:pPr>
      <w:keepNext/>
      <w:keepLines/>
      <w:spacing w:before="120" w:line="259" w:lineRule="auto"/>
      <w:outlineLvl w:val="5"/>
    </w:pPr>
    <w:rPr>
      <w:rFonts w:asciiTheme="majorHAnsi" w:eastAsiaTheme="majorEastAsia" w:hAnsiTheme="majorHAnsi" w:cstheme="majorBidi"/>
      <w:b/>
      <w:bCs/>
      <w:caps/>
      <w:color w:val="262626" w:themeColor="text1" w:themeTint="D9"/>
      <w:sz w:val="20"/>
      <w:szCs w:val="20"/>
      <w:lang w:eastAsia="en-US"/>
    </w:rPr>
  </w:style>
  <w:style w:type="paragraph" w:styleId="Heading7">
    <w:name w:val="heading 7"/>
    <w:basedOn w:val="Normal"/>
    <w:next w:val="Normal"/>
    <w:link w:val="Heading7Char"/>
    <w:uiPriority w:val="9"/>
    <w:semiHidden/>
    <w:unhideWhenUsed/>
    <w:qFormat/>
    <w:rsid w:val="00151D1C"/>
    <w:pPr>
      <w:keepNext/>
      <w:keepLines/>
      <w:spacing w:before="120" w:line="259" w:lineRule="auto"/>
      <w:outlineLvl w:val="6"/>
    </w:pPr>
    <w:rPr>
      <w:rFonts w:asciiTheme="majorHAnsi" w:eastAsiaTheme="majorEastAsia" w:hAnsiTheme="majorHAnsi" w:cstheme="majorBidi"/>
      <w:b/>
      <w:bCs/>
      <w:i/>
      <w:iCs/>
      <w:caps/>
      <w:color w:val="262626" w:themeColor="text1" w:themeTint="D9"/>
      <w:sz w:val="20"/>
      <w:szCs w:val="20"/>
      <w:lang w:eastAsia="en-US"/>
    </w:rPr>
  </w:style>
  <w:style w:type="paragraph" w:styleId="Heading8">
    <w:name w:val="heading 8"/>
    <w:basedOn w:val="Normal"/>
    <w:next w:val="Normal"/>
    <w:link w:val="Heading8Char"/>
    <w:uiPriority w:val="9"/>
    <w:semiHidden/>
    <w:unhideWhenUsed/>
    <w:qFormat/>
    <w:rsid w:val="00151D1C"/>
    <w:pPr>
      <w:keepNext/>
      <w:keepLines/>
      <w:spacing w:before="12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151D1C"/>
    <w:pPr>
      <w:keepNext/>
      <w:keepLines/>
      <w:spacing w:before="12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D1C"/>
    <w:rPr>
      <w:rFonts w:asciiTheme="majorHAnsi" w:eastAsiaTheme="majorEastAsia" w:hAnsiTheme="majorHAnsi" w:cstheme="majorBidi"/>
      <w:caps/>
      <w:sz w:val="36"/>
      <w:szCs w:val="36"/>
    </w:rPr>
  </w:style>
  <w:style w:type="character" w:customStyle="1" w:styleId="Heading3Char">
    <w:name w:val="Heading 3 Char"/>
    <w:basedOn w:val="DefaultParagraphFont"/>
    <w:link w:val="Heading3"/>
    <w:uiPriority w:val="9"/>
    <w:rsid w:val="00151D1C"/>
    <w:rPr>
      <w:rFonts w:asciiTheme="majorHAnsi" w:eastAsiaTheme="majorEastAsia" w:hAnsiTheme="majorHAnsi" w:cstheme="majorBidi"/>
      <w:smallCaps/>
      <w:sz w:val="28"/>
      <w:szCs w:val="28"/>
    </w:rPr>
  </w:style>
  <w:style w:type="character" w:customStyle="1" w:styleId="Heading2Char">
    <w:name w:val="Heading 2 Char"/>
    <w:basedOn w:val="DefaultParagraphFont"/>
    <w:link w:val="Heading2"/>
    <w:uiPriority w:val="9"/>
    <w:rsid w:val="00151D1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151D1C"/>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151D1C"/>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151D1C"/>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151D1C"/>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51D1C"/>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151D1C"/>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151D1C"/>
    <w:pPr>
      <w:spacing w:after="160"/>
    </w:pPr>
    <w:rPr>
      <w:rFonts w:asciiTheme="minorHAnsi" w:eastAsiaTheme="minorEastAsia" w:hAnsiTheme="minorHAnsi" w:cstheme="minorBidi"/>
      <w:b/>
      <w:bCs/>
      <w:smallCaps/>
      <w:color w:val="595959" w:themeColor="text1" w:themeTint="A6"/>
      <w:sz w:val="22"/>
      <w:szCs w:val="22"/>
      <w:lang w:eastAsia="en-US"/>
    </w:rPr>
  </w:style>
  <w:style w:type="paragraph" w:styleId="Title">
    <w:name w:val="Title"/>
    <w:basedOn w:val="Normal"/>
    <w:next w:val="Normal"/>
    <w:link w:val="TitleChar"/>
    <w:uiPriority w:val="10"/>
    <w:qFormat/>
    <w:rsid w:val="00151D1C"/>
    <w:pPr>
      <w:contextualSpacing/>
    </w:pPr>
    <w:rPr>
      <w:rFonts w:asciiTheme="majorHAnsi" w:eastAsiaTheme="majorEastAsia" w:hAnsiTheme="majorHAnsi" w:cstheme="majorBidi"/>
      <w:caps/>
      <w:color w:val="404040" w:themeColor="text1" w:themeTint="BF"/>
      <w:spacing w:val="-10"/>
      <w:sz w:val="72"/>
      <w:szCs w:val="72"/>
      <w:lang w:eastAsia="en-US"/>
    </w:rPr>
  </w:style>
  <w:style w:type="character" w:customStyle="1" w:styleId="TitleChar">
    <w:name w:val="Title Char"/>
    <w:basedOn w:val="DefaultParagraphFont"/>
    <w:link w:val="Title"/>
    <w:uiPriority w:val="10"/>
    <w:rsid w:val="00151D1C"/>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151D1C"/>
    <w:pPr>
      <w:numPr>
        <w:ilvl w:val="1"/>
      </w:numPr>
      <w:spacing w:after="160" w:line="259" w:lineRule="auto"/>
    </w:pPr>
    <w:rPr>
      <w:rFonts w:asciiTheme="majorHAnsi" w:eastAsiaTheme="majorEastAsia" w:hAnsiTheme="majorHAnsi" w:cstheme="majorBidi"/>
      <w:smallCaps/>
      <w:color w:val="595959" w:themeColor="text1" w:themeTint="A6"/>
      <w:sz w:val="28"/>
      <w:szCs w:val="28"/>
      <w:lang w:eastAsia="en-US"/>
    </w:rPr>
  </w:style>
  <w:style w:type="character" w:customStyle="1" w:styleId="SubtitleChar">
    <w:name w:val="Subtitle Char"/>
    <w:basedOn w:val="DefaultParagraphFont"/>
    <w:link w:val="Subtitle"/>
    <w:uiPriority w:val="11"/>
    <w:rsid w:val="00151D1C"/>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151D1C"/>
    <w:rPr>
      <w:b/>
      <w:bCs/>
    </w:rPr>
  </w:style>
  <w:style w:type="character" w:styleId="Emphasis">
    <w:name w:val="Emphasis"/>
    <w:basedOn w:val="DefaultParagraphFont"/>
    <w:uiPriority w:val="20"/>
    <w:qFormat/>
    <w:rsid w:val="00151D1C"/>
    <w:rPr>
      <w:i/>
      <w:iCs/>
    </w:rPr>
  </w:style>
  <w:style w:type="paragraph" w:styleId="NoSpacing">
    <w:name w:val="No Spacing"/>
    <w:uiPriority w:val="1"/>
    <w:qFormat/>
    <w:rsid w:val="00151D1C"/>
    <w:pPr>
      <w:spacing w:after="0" w:line="240" w:lineRule="auto"/>
    </w:pPr>
  </w:style>
  <w:style w:type="paragraph" w:styleId="Quote">
    <w:name w:val="Quote"/>
    <w:basedOn w:val="Normal"/>
    <w:next w:val="Normal"/>
    <w:link w:val="QuoteChar"/>
    <w:uiPriority w:val="29"/>
    <w:qFormat/>
    <w:rsid w:val="00151D1C"/>
    <w:pPr>
      <w:spacing w:before="160" w:after="160"/>
      <w:ind w:left="720" w:right="720"/>
    </w:pPr>
    <w:rPr>
      <w:rFonts w:asciiTheme="majorHAnsi" w:eastAsiaTheme="majorEastAsia" w:hAnsiTheme="majorHAnsi" w:cstheme="majorBidi"/>
      <w:sz w:val="25"/>
      <w:szCs w:val="25"/>
      <w:lang w:eastAsia="en-US"/>
    </w:rPr>
  </w:style>
  <w:style w:type="character" w:customStyle="1" w:styleId="QuoteChar">
    <w:name w:val="Quote Char"/>
    <w:basedOn w:val="DefaultParagraphFont"/>
    <w:link w:val="Quote"/>
    <w:uiPriority w:val="29"/>
    <w:rsid w:val="00151D1C"/>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151D1C"/>
    <w:pPr>
      <w:spacing w:before="280" w:after="280"/>
      <w:ind w:left="1080" w:right="1080"/>
      <w:jc w:val="center"/>
    </w:pPr>
    <w:rPr>
      <w:rFonts w:asciiTheme="minorHAnsi" w:eastAsiaTheme="minorEastAsia" w:hAnsiTheme="minorHAnsi" w:cstheme="minorBidi"/>
      <w:color w:val="404040" w:themeColor="text1" w:themeTint="BF"/>
      <w:sz w:val="32"/>
      <w:szCs w:val="32"/>
      <w:lang w:eastAsia="en-US"/>
    </w:rPr>
  </w:style>
  <w:style w:type="character" w:customStyle="1" w:styleId="IntenseQuoteChar">
    <w:name w:val="Intense Quote Char"/>
    <w:basedOn w:val="DefaultParagraphFont"/>
    <w:link w:val="IntenseQuote"/>
    <w:uiPriority w:val="30"/>
    <w:rsid w:val="00151D1C"/>
    <w:rPr>
      <w:color w:val="404040" w:themeColor="text1" w:themeTint="BF"/>
      <w:sz w:val="32"/>
      <w:szCs w:val="32"/>
    </w:rPr>
  </w:style>
  <w:style w:type="character" w:styleId="SubtleEmphasis">
    <w:name w:val="Subtle Emphasis"/>
    <w:basedOn w:val="DefaultParagraphFont"/>
    <w:uiPriority w:val="19"/>
    <w:qFormat/>
    <w:rsid w:val="00151D1C"/>
    <w:rPr>
      <w:i/>
      <w:iCs/>
      <w:color w:val="595959" w:themeColor="text1" w:themeTint="A6"/>
    </w:rPr>
  </w:style>
  <w:style w:type="character" w:styleId="IntenseEmphasis">
    <w:name w:val="Intense Emphasis"/>
    <w:basedOn w:val="DefaultParagraphFont"/>
    <w:uiPriority w:val="21"/>
    <w:qFormat/>
    <w:rsid w:val="00151D1C"/>
    <w:rPr>
      <w:b/>
      <w:bCs/>
      <w:i/>
      <w:iCs/>
    </w:rPr>
  </w:style>
  <w:style w:type="character" w:styleId="SubtleReference">
    <w:name w:val="Subtle Reference"/>
    <w:basedOn w:val="DefaultParagraphFont"/>
    <w:uiPriority w:val="31"/>
    <w:qFormat/>
    <w:rsid w:val="00151D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51D1C"/>
    <w:rPr>
      <w:b/>
      <w:bCs/>
      <w:caps w:val="0"/>
      <w:smallCaps/>
      <w:color w:val="auto"/>
      <w:spacing w:val="3"/>
      <w:u w:val="single"/>
    </w:rPr>
  </w:style>
  <w:style w:type="character" w:styleId="BookTitle">
    <w:name w:val="Book Title"/>
    <w:basedOn w:val="DefaultParagraphFont"/>
    <w:uiPriority w:val="33"/>
    <w:qFormat/>
    <w:rsid w:val="00151D1C"/>
    <w:rPr>
      <w:b/>
      <w:bCs/>
      <w:smallCaps/>
      <w:spacing w:val="7"/>
    </w:rPr>
  </w:style>
  <w:style w:type="paragraph" w:styleId="TOCHeading">
    <w:name w:val="TOC Heading"/>
    <w:basedOn w:val="Heading1"/>
    <w:next w:val="Normal"/>
    <w:uiPriority w:val="39"/>
    <w:semiHidden/>
    <w:unhideWhenUsed/>
    <w:qFormat/>
    <w:rsid w:val="00151D1C"/>
    <w:pPr>
      <w:outlineLvl w:val="9"/>
    </w:pPr>
  </w:style>
  <w:style w:type="character" w:styleId="Hyperlink">
    <w:name w:val="Hyperlink"/>
    <w:basedOn w:val="DefaultParagraphFont"/>
    <w:uiPriority w:val="99"/>
    <w:unhideWhenUsed/>
    <w:rsid w:val="00151B77"/>
    <w:rPr>
      <w:color w:val="0563C1" w:themeColor="hyperlink"/>
      <w:u w:val="single"/>
    </w:rPr>
  </w:style>
  <w:style w:type="character" w:styleId="UnresolvedMention">
    <w:name w:val="Unresolved Mention"/>
    <w:basedOn w:val="DefaultParagraphFont"/>
    <w:uiPriority w:val="99"/>
    <w:semiHidden/>
    <w:unhideWhenUsed/>
    <w:rsid w:val="0090697D"/>
    <w:rPr>
      <w:color w:val="605E5C"/>
      <w:shd w:val="clear" w:color="auto" w:fill="E1DFDD"/>
    </w:rPr>
  </w:style>
  <w:style w:type="paragraph" w:styleId="ListParagraph">
    <w:name w:val="List Paragraph"/>
    <w:basedOn w:val="Normal"/>
    <w:uiPriority w:val="34"/>
    <w:qFormat/>
    <w:rsid w:val="00BE634F"/>
    <w:pPr>
      <w:spacing w:after="160" w:line="259" w:lineRule="auto"/>
      <w:ind w:left="720"/>
      <w:contextualSpacing/>
    </w:pPr>
    <w:rPr>
      <w:rFonts w:asciiTheme="minorHAnsi" w:eastAsiaTheme="minorEastAsia" w:hAnsiTheme="minorHAnsi" w:cstheme="minorBidi"/>
      <w:sz w:val="22"/>
      <w:szCs w:val="22"/>
      <w:lang w:eastAsia="en-US"/>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character" w:styleId="CommentReference">
    <w:name w:val="annotation reference"/>
    <w:basedOn w:val="DefaultParagraphFont"/>
    <w:semiHidden/>
    <w:unhideWhenUsed/>
    <w:rPr>
      <w:sz w:val="16"/>
      <w:szCs w:val="16"/>
    </w:rPr>
  </w:style>
  <w:style w:type="paragraph" w:styleId="BodyText">
    <w:name w:val="Body Text"/>
    <w:basedOn w:val="Normal"/>
    <w:link w:val="BodyTextChar"/>
    <w:rsid w:val="00D7607C"/>
    <w:pPr>
      <w:spacing w:before="180" w:after="180" w:line="259"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rsid w:val="00D7607C"/>
    <w:rPr>
      <w:lang w:val="en-US"/>
    </w:rPr>
  </w:style>
  <w:style w:type="paragraph" w:styleId="FootnoteText">
    <w:name w:val="footnote text"/>
    <w:basedOn w:val="Normal"/>
    <w:link w:val="FootnoteTextChar"/>
    <w:uiPriority w:val="99"/>
    <w:semiHidden/>
    <w:unhideWhenUsed/>
    <w:rsid w:val="00C74D85"/>
    <w:rPr>
      <w:rFonts w:asciiTheme="minorHAnsi" w:eastAsiaTheme="minorEastAsia"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C74D85"/>
    <w:rPr>
      <w:sz w:val="20"/>
      <w:szCs w:val="20"/>
    </w:rPr>
  </w:style>
  <w:style w:type="character" w:styleId="FootnoteReference">
    <w:name w:val="footnote reference"/>
    <w:basedOn w:val="DefaultParagraphFont"/>
    <w:uiPriority w:val="99"/>
    <w:semiHidden/>
    <w:unhideWhenUsed/>
    <w:rsid w:val="00C74D85"/>
    <w:rPr>
      <w:vertAlign w:val="superscript"/>
    </w:rPr>
  </w:style>
  <w:style w:type="paragraph" w:styleId="CommentSubject">
    <w:name w:val="annotation subject"/>
    <w:basedOn w:val="CommentText"/>
    <w:next w:val="CommentText"/>
    <w:link w:val="CommentSubjectChar"/>
    <w:uiPriority w:val="99"/>
    <w:semiHidden/>
    <w:unhideWhenUsed/>
    <w:rsid w:val="009836B9"/>
    <w:rPr>
      <w:b/>
      <w:bCs/>
    </w:rPr>
  </w:style>
  <w:style w:type="character" w:customStyle="1" w:styleId="CommentSubjectChar">
    <w:name w:val="Comment Subject Char"/>
    <w:basedOn w:val="CommentTextChar"/>
    <w:link w:val="CommentSubject"/>
    <w:uiPriority w:val="99"/>
    <w:semiHidden/>
    <w:rsid w:val="009836B9"/>
    <w:rPr>
      <w:b/>
      <w:bCs/>
      <w:sz w:val="20"/>
      <w:szCs w:val="20"/>
    </w:rPr>
  </w:style>
  <w:style w:type="paragraph" w:styleId="Revision">
    <w:name w:val="Revision"/>
    <w:hidden/>
    <w:uiPriority w:val="99"/>
    <w:semiHidden/>
    <w:rsid w:val="009836B9"/>
    <w:pPr>
      <w:spacing w:after="0" w:line="240" w:lineRule="auto"/>
    </w:pPr>
  </w:style>
  <w:style w:type="paragraph" w:styleId="HTMLPreformatted">
    <w:name w:val="HTML Preformatted"/>
    <w:basedOn w:val="Normal"/>
    <w:link w:val="HTMLPreformattedChar"/>
    <w:uiPriority w:val="99"/>
    <w:unhideWhenUsed/>
    <w:rsid w:val="00003B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rsid w:val="00003B36"/>
    <w:rPr>
      <w:rFonts w:ascii="Courier New" w:eastAsia="Times New Roman" w:hAnsi="Courier New" w:cs="Courier New"/>
      <w:sz w:val="20"/>
      <w:szCs w:val="20"/>
      <w:lang w:val="en-GB" w:eastAsia="en-GB"/>
    </w:rPr>
  </w:style>
  <w:style w:type="paragraph" w:styleId="Header">
    <w:name w:val="header"/>
    <w:basedOn w:val="Normal"/>
    <w:link w:val="Head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6A32CF"/>
  </w:style>
  <w:style w:type="paragraph" w:styleId="Footer">
    <w:name w:val="footer"/>
    <w:basedOn w:val="Normal"/>
    <w:link w:val="FooterChar"/>
    <w:uiPriority w:val="99"/>
    <w:unhideWhenUsed/>
    <w:rsid w:val="006A32CF"/>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6A32CF"/>
  </w:style>
  <w:style w:type="character" w:styleId="HTMLCode">
    <w:name w:val="HTML Code"/>
    <w:basedOn w:val="DefaultParagraphFont"/>
    <w:uiPriority w:val="99"/>
    <w:semiHidden/>
    <w:unhideWhenUsed/>
    <w:rsid w:val="003022F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82520"/>
    <w:rPr>
      <w:color w:val="954F72" w:themeColor="followedHyperlink"/>
      <w:u w:val="single"/>
    </w:rPr>
  </w:style>
  <w:style w:type="paragraph" w:customStyle="1" w:styleId="code">
    <w:name w:val="code"/>
    <w:basedOn w:val="Normal"/>
    <w:link w:val="codeChar"/>
    <w:qFormat/>
    <w:rsid w:val="004260AB"/>
    <w:rPr>
      <w:rFonts w:ascii="Courier New" w:eastAsiaTheme="minorEastAsia" w:hAnsi="Courier New" w:cstheme="minorBidi"/>
      <w:sz w:val="18"/>
      <w:szCs w:val="22"/>
      <w:lang w:eastAsia="en-US"/>
    </w:rPr>
  </w:style>
  <w:style w:type="character" w:customStyle="1" w:styleId="codeChar">
    <w:name w:val="code Char"/>
    <w:basedOn w:val="DefaultParagraphFont"/>
    <w:link w:val="code"/>
    <w:rsid w:val="004260AB"/>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33767">
      <w:bodyDiv w:val="1"/>
      <w:marLeft w:val="0"/>
      <w:marRight w:val="0"/>
      <w:marTop w:val="0"/>
      <w:marBottom w:val="0"/>
      <w:divBdr>
        <w:top w:val="none" w:sz="0" w:space="0" w:color="auto"/>
        <w:left w:val="none" w:sz="0" w:space="0" w:color="auto"/>
        <w:bottom w:val="none" w:sz="0" w:space="0" w:color="auto"/>
        <w:right w:val="none" w:sz="0" w:space="0" w:color="auto"/>
      </w:divBdr>
      <w:divsChild>
        <w:div w:id="1738162217">
          <w:marLeft w:val="0"/>
          <w:marRight w:val="0"/>
          <w:marTop w:val="0"/>
          <w:marBottom w:val="0"/>
          <w:divBdr>
            <w:top w:val="none" w:sz="0" w:space="0" w:color="auto"/>
            <w:left w:val="none" w:sz="0" w:space="0" w:color="auto"/>
            <w:bottom w:val="none" w:sz="0" w:space="0" w:color="auto"/>
            <w:right w:val="none" w:sz="0" w:space="0" w:color="auto"/>
          </w:divBdr>
          <w:divsChild>
            <w:div w:id="65223970">
              <w:marLeft w:val="0"/>
              <w:marRight w:val="0"/>
              <w:marTop w:val="0"/>
              <w:marBottom w:val="0"/>
              <w:divBdr>
                <w:top w:val="none" w:sz="0" w:space="0" w:color="auto"/>
                <w:left w:val="none" w:sz="0" w:space="0" w:color="auto"/>
                <w:bottom w:val="none" w:sz="0" w:space="0" w:color="auto"/>
                <w:right w:val="none" w:sz="0" w:space="0" w:color="auto"/>
              </w:divBdr>
            </w:div>
            <w:div w:id="206796796">
              <w:marLeft w:val="0"/>
              <w:marRight w:val="0"/>
              <w:marTop w:val="0"/>
              <w:marBottom w:val="0"/>
              <w:divBdr>
                <w:top w:val="none" w:sz="0" w:space="0" w:color="auto"/>
                <w:left w:val="none" w:sz="0" w:space="0" w:color="auto"/>
                <w:bottom w:val="none" w:sz="0" w:space="0" w:color="auto"/>
                <w:right w:val="none" w:sz="0" w:space="0" w:color="auto"/>
              </w:divBdr>
            </w:div>
            <w:div w:id="237523845">
              <w:marLeft w:val="0"/>
              <w:marRight w:val="0"/>
              <w:marTop w:val="0"/>
              <w:marBottom w:val="0"/>
              <w:divBdr>
                <w:top w:val="none" w:sz="0" w:space="0" w:color="auto"/>
                <w:left w:val="none" w:sz="0" w:space="0" w:color="auto"/>
                <w:bottom w:val="none" w:sz="0" w:space="0" w:color="auto"/>
                <w:right w:val="none" w:sz="0" w:space="0" w:color="auto"/>
              </w:divBdr>
            </w:div>
            <w:div w:id="489105536">
              <w:marLeft w:val="0"/>
              <w:marRight w:val="0"/>
              <w:marTop w:val="0"/>
              <w:marBottom w:val="0"/>
              <w:divBdr>
                <w:top w:val="none" w:sz="0" w:space="0" w:color="auto"/>
                <w:left w:val="none" w:sz="0" w:space="0" w:color="auto"/>
                <w:bottom w:val="none" w:sz="0" w:space="0" w:color="auto"/>
                <w:right w:val="none" w:sz="0" w:space="0" w:color="auto"/>
              </w:divBdr>
            </w:div>
            <w:div w:id="534392921">
              <w:marLeft w:val="0"/>
              <w:marRight w:val="0"/>
              <w:marTop w:val="0"/>
              <w:marBottom w:val="0"/>
              <w:divBdr>
                <w:top w:val="none" w:sz="0" w:space="0" w:color="auto"/>
                <w:left w:val="none" w:sz="0" w:space="0" w:color="auto"/>
                <w:bottom w:val="none" w:sz="0" w:space="0" w:color="auto"/>
                <w:right w:val="none" w:sz="0" w:space="0" w:color="auto"/>
              </w:divBdr>
            </w:div>
            <w:div w:id="655885862">
              <w:marLeft w:val="0"/>
              <w:marRight w:val="0"/>
              <w:marTop w:val="0"/>
              <w:marBottom w:val="0"/>
              <w:divBdr>
                <w:top w:val="none" w:sz="0" w:space="0" w:color="auto"/>
                <w:left w:val="none" w:sz="0" w:space="0" w:color="auto"/>
                <w:bottom w:val="none" w:sz="0" w:space="0" w:color="auto"/>
                <w:right w:val="none" w:sz="0" w:space="0" w:color="auto"/>
              </w:divBdr>
            </w:div>
            <w:div w:id="716661845">
              <w:marLeft w:val="0"/>
              <w:marRight w:val="0"/>
              <w:marTop w:val="0"/>
              <w:marBottom w:val="0"/>
              <w:divBdr>
                <w:top w:val="none" w:sz="0" w:space="0" w:color="auto"/>
                <w:left w:val="none" w:sz="0" w:space="0" w:color="auto"/>
                <w:bottom w:val="none" w:sz="0" w:space="0" w:color="auto"/>
                <w:right w:val="none" w:sz="0" w:space="0" w:color="auto"/>
              </w:divBdr>
            </w:div>
            <w:div w:id="760294539">
              <w:marLeft w:val="0"/>
              <w:marRight w:val="0"/>
              <w:marTop w:val="0"/>
              <w:marBottom w:val="0"/>
              <w:divBdr>
                <w:top w:val="none" w:sz="0" w:space="0" w:color="auto"/>
                <w:left w:val="none" w:sz="0" w:space="0" w:color="auto"/>
                <w:bottom w:val="none" w:sz="0" w:space="0" w:color="auto"/>
                <w:right w:val="none" w:sz="0" w:space="0" w:color="auto"/>
              </w:divBdr>
            </w:div>
            <w:div w:id="769131600">
              <w:marLeft w:val="0"/>
              <w:marRight w:val="0"/>
              <w:marTop w:val="0"/>
              <w:marBottom w:val="0"/>
              <w:divBdr>
                <w:top w:val="none" w:sz="0" w:space="0" w:color="auto"/>
                <w:left w:val="none" w:sz="0" w:space="0" w:color="auto"/>
                <w:bottom w:val="none" w:sz="0" w:space="0" w:color="auto"/>
                <w:right w:val="none" w:sz="0" w:space="0" w:color="auto"/>
              </w:divBdr>
            </w:div>
            <w:div w:id="815486466">
              <w:marLeft w:val="0"/>
              <w:marRight w:val="0"/>
              <w:marTop w:val="0"/>
              <w:marBottom w:val="0"/>
              <w:divBdr>
                <w:top w:val="none" w:sz="0" w:space="0" w:color="auto"/>
                <w:left w:val="none" w:sz="0" w:space="0" w:color="auto"/>
                <w:bottom w:val="none" w:sz="0" w:space="0" w:color="auto"/>
                <w:right w:val="none" w:sz="0" w:space="0" w:color="auto"/>
              </w:divBdr>
            </w:div>
            <w:div w:id="846599949">
              <w:marLeft w:val="0"/>
              <w:marRight w:val="0"/>
              <w:marTop w:val="0"/>
              <w:marBottom w:val="0"/>
              <w:divBdr>
                <w:top w:val="none" w:sz="0" w:space="0" w:color="auto"/>
                <w:left w:val="none" w:sz="0" w:space="0" w:color="auto"/>
                <w:bottom w:val="none" w:sz="0" w:space="0" w:color="auto"/>
                <w:right w:val="none" w:sz="0" w:space="0" w:color="auto"/>
              </w:divBdr>
            </w:div>
            <w:div w:id="949821226">
              <w:marLeft w:val="0"/>
              <w:marRight w:val="0"/>
              <w:marTop w:val="0"/>
              <w:marBottom w:val="0"/>
              <w:divBdr>
                <w:top w:val="none" w:sz="0" w:space="0" w:color="auto"/>
                <w:left w:val="none" w:sz="0" w:space="0" w:color="auto"/>
                <w:bottom w:val="none" w:sz="0" w:space="0" w:color="auto"/>
                <w:right w:val="none" w:sz="0" w:space="0" w:color="auto"/>
              </w:divBdr>
            </w:div>
            <w:div w:id="981618336">
              <w:marLeft w:val="0"/>
              <w:marRight w:val="0"/>
              <w:marTop w:val="0"/>
              <w:marBottom w:val="0"/>
              <w:divBdr>
                <w:top w:val="none" w:sz="0" w:space="0" w:color="auto"/>
                <w:left w:val="none" w:sz="0" w:space="0" w:color="auto"/>
                <w:bottom w:val="none" w:sz="0" w:space="0" w:color="auto"/>
                <w:right w:val="none" w:sz="0" w:space="0" w:color="auto"/>
              </w:divBdr>
            </w:div>
            <w:div w:id="1089472043">
              <w:marLeft w:val="0"/>
              <w:marRight w:val="0"/>
              <w:marTop w:val="0"/>
              <w:marBottom w:val="0"/>
              <w:divBdr>
                <w:top w:val="none" w:sz="0" w:space="0" w:color="auto"/>
                <w:left w:val="none" w:sz="0" w:space="0" w:color="auto"/>
                <w:bottom w:val="none" w:sz="0" w:space="0" w:color="auto"/>
                <w:right w:val="none" w:sz="0" w:space="0" w:color="auto"/>
              </w:divBdr>
            </w:div>
            <w:div w:id="1154221990">
              <w:marLeft w:val="0"/>
              <w:marRight w:val="0"/>
              <w:marTop w:val="0"/>
              <w:marBottom w:val="0"/>
              <w:divBdr>
                <w:top w:val="none" w:sz="0" w:space="0" w:color="auto"/>
                <w:left w:val="none" w:sz="0" w:space="0" w:color="auto"/>
                <w:bottom w:val="none" w:sz="0" w:space="0" w:color="auto"/>
                <w:right w:val="none" w:sz="0" w:space="0" w:color="auto"/>
              </w:divBdr>
            </w:div>
            <w:div w:id="1453282441">
              <w:marLeft w:val="0"/>
              <w:marRight w:val="0"/>
              <w:marTop w:val="0"/>
              <w:marBottom w:val="0"/>
              <w:divBdr>
                <w:top w:val="none" w:sz="0" w:space="0" w:color="auto"/>
                <w:left w:val="none" w:sz="0" w:space="0" w:color="auto"/>
                <w:bottom w:val="none" w:sz="0" w:space="0" w:color="auto"/>
                <w:right w:val="none" w:sz="0" w:space="0" w:color="auto"/>
              </w:divBdr>
            </w:div>
            <w:div w:id="1497308743">
              <w:marLeft w:val="0"/>
              <w:marRight w:val="0"/>
              <w:marTop w:val="0"/>
              <w:marBottom w:val="0"/>
              <w:divBdr>
                <w:top w:val="none" w:sz="0" w:space="0" w:color="auto"/>
                <w:left w:val="none" w:sz="0" w:space="0" w:color="auto"/>
                <w:bottom w:val="none" w:sz="0" w:space="0" w:color="auto"/>
                <w:right w:val="none" w:sz="0" w:space="0" w:color="auto"/>
              </w:divBdr>
            </w:div>
            <w:div w:id="1516386651">
              <w:marLeft w:val="0"/>
              <w:marRight w:val="0"/>
              <w:marTop w:val="0"/>
              <w:marBottom w:val="0"/>
              <w:divBdr>
                <w:top w:val="none" w:sz="0" w:space="0" w:color="auto"/>
                <w:left w:val="none" w:sz="0" w:space="0" w:color="auto"/>
                <w:bottom w:val="none" w:sz="0" w:space="0" w:color="auto"/>
                <w:right w:val="none" w:sz="0" w:space="0" w:color="auto"/>
              </w:divBdr>
            </w:div>
            <w:div w:id="1607425611">
              <w:marLeft w:val="0"/>
              <w:marRight w:val="0"/>
              <w:marTop w:val="0"/>
              <w:marBottom w:val="0"/>
              <w:divBdr>
                <w:top w:val="none" w:sz="0" w:space="0" w:color="auto"/>
                <w:left w:val="none" w:sz="0" w:space="0" w:color="auto"/>
                <w:bottom w:val="none" w:sz="0" w:space="0" w:color="auto"/>
                <w:right w:val="none" w:sz="0" w:space="0" w:color="auto"/>
              </w:divBdr>
            </w:div>
            <w:div w:id="1649558111">
              <w:marLeft w:val="0"/>
              <w:marRight w:val="0"/>
              <w:marTop w:val="0"/>
              <w:marBottom w:val="0"/>
              <w:divBdr>
                <w:top w:val="none" w:sz="0" w:space="0" w:color="auto"/>
                <w:left w:val="none" w:sz="0" w:space="0" w:color="auto"/>
                <w:bottom w:val="none" w:sz="0" w:space="0" w:color="auto"/>
                <w:right w:val="none" w:sz="0" w:space="0" w:color="auto"/>
              </w:divBdr>
            </w:div>
            <w:div w:id="1659576376">
              <w:marLeft w:val="0"/>
              <w:marRight w:val="0"/>
              <w:marTop w:val="0"/>
              <w:marBottom w:val="0"/>
              <w:divBdr>
                <w:top w:val="none" w:sz="0" w:space="0" w:color="auto"/>
                <w:left w:val="none" w:sz="0" w:space="0" w:color="auto"/>
                <w:bottom w:val="none" w:sz="0" w:space="0" w:color="auto"/>
                <w:right w:val="none" w:sz="0" w:space="0" w:color="auto"/>
              </w:divBdr>
            </w:div>
            <w:div w:id="1687830255">
              <w:marLeft w:val="0"/>
              <w:marRight w:val="0"/>
              <w:marTop w:val="0"/>
              <w:marBottom w:val="0"/>
              <w:divBdr>
                <w:top w:val="none" w:sz="0" w:space="0" w:color="auto"/>
                <w:left w:val="none" w:sz="0" w:space="0" w:color="auto"/>
                <w:bottom w:val="none" w:sz="0" w:space="0" w:color="auto"/>
                <w:right w:val="none" w:sz="0" w:space="0" w:color="auto"/>
              </w:divBdr>
            </w:div>
            <w:div w:id="1738287282">
              <w:marLeft w:val="0"/>
              <w:marRight w:val="0"/>
              <w:marTop w:val="0"/>
              <w:marBottom w:val="0"/>
              <w:divBdr>
                <w:top w:val="none" w:sz="0" w:space="0" w:color="auto"/>
                <w:left w:val="none" w:sz="0" w:space="0" w:color="auto"/>
                <w:bottom w:val="none" w:sz="0" w:space="0" w:color="auto"/>
                <w:right w:val="none" w:sz="0" w:space="0" w:color="auto"/>
              </w:divBdr>
            </w:div>
            <w:div w:id="1761371924">
              <w:marLeft w:val="0"/>
              <w:marRight w:val="0"/>
              <w:marTop w:val="0"/>
              <w:marBottom w:val="0"/>
              <w:divBdr>
                <w:top w:val="none" w:sz="0" w:space="0" w:color="auto"/>
                <w:left w:val="none" w:sz="0" w:space="0" w:color="auto"/>
                <w:bottom w:val="none" w:sz="0" w:space="0" w:color="auto"/>
                <w:right w:val="none" w:sz="0" w:space="0" w:color="auto"/>
              </w:divBdr>
            </w:div>
            <w:div w:id="2001420598">
              <w:marLeft w:val="0"/>
              <w:marRight w:val="0"/>
              <w:marTop w:val="0"/>
              <w:marBottom w:val="0"/>
              <w:divBdr>
                <w:top w:val="none" w:sz="0" w:space="0" w:color="auto"/>
                <w:left w:val="none" w:sz="0" w:space="0" w:color="auto"/>
                <w:bottom w:val="none" w:sz="0" w:space="0" w:color="auto"/>
                <w:right w:val="none" w:sz="0" w:space="0" w:color="auto"/>
              </w:divBdr>
            </w:div>
            <w:div w:id="2019769720">
              <w:marLeft w:val="0"/>
              <w:marRight w:val="0"/>
              <w:marTop w:val="0"/>
              <w:marBottom w:val="0"/>
              <w:divBdr>
                <w:top w:val="none" w:sz="0" w:space="0" w:color="auto"/>
                <w:left w:val="none" w:sz="0" w:space="0" w:color="auto"/>
                <w:bottom w:val="none" w:sz="0" w:space="0" w:color="auto"/>
                <w:right w:val="none" w:sz="0" w:space="0" w:color="auto"/>
              </w:divBdr>
            </w:div>
            <w:div w:id="21122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495">
      <w:bodyDiv w:val="1"/>
      <w:marLeft w:val="0"/>
      <w:marRight w:val="0"/>
      <w:marTop w:val="0"/>
      <w:marBottom w:val="0"/>
      <w:divBdr>
        <w:top w:val="none" w:sz="0" w:space="0" w:color="auto"/>
        <w:left w:val="none" w:sz="0" w:space="0" w:color="auto"/>
        <w:bottom w:val="none" w:sz="0" w:space="0" w:color="auto"/>
        <w:right w:val="none" w:sz="0" w:space="0" w:color="auto"/>
      </w:divBdr>
    </w:div>
    <w:div w:id="192117377">
      <w:bodyDiv w:val="1"/>
      <w:marLeft w:val="0"/>
      <w:marRight w:val="0"/>
      <w:marTop w:val="0"/>
      <w:marBottom w:val="0"/>
      <w:divBdr>
        <w:top w:val="none" w:sz="0" w:space="0" w:color="auto"/>
        <w:left w:val="none" w:sz="0" w:space="0" w:color="auto"/>
        <w:bottom w:val="none" w:sz="0" w:space="0" w:color="auto"/>
        <w:right w:val="none" w:sz="0" w:space="0" w:color="auto"/>
      </w:divBdr>
      <w:divsChild>
        <w:div w:id="1041176031">
          <w:marLeft w:val="0"/>
          <w:marRight w:val="0"/>
          <w:marTop w:val="0"/>
          <w:marBottom w:val="0"/>
          <w:divBdr>
            <w:top w:val="none" w:sz="0" w:space="0" w:color="auto"/>
            <w:left w:val="none" w:sz="0" w:space="0" w:color="auto"/>
            <w:bottom w:val="none" w:sz="0" w:space="0" w:color="auto"/>
            <w:right w:val="none" w:sz="0" w:space="0" w:color="auto"/>
          </w:divBdr>
          <w:divsChild>
            <w:div w:id="157484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7747">
      <w:bodyDiv w:val="1"/>
      <w:marLeft w:val="0"/>
      <w:marRight w:val="0"/>
      <w:marTop w:val="0"/>
      <w:marBottom w:val="0"/>
      <w:divBdr>
        <w:top w:val="none" w:sz="0" w:space="0" w:color="auto"/>
        <w:left w:val="none" w:sz="0" w:space="0" w:color="auto"/>
        <w:bottom w:val="none" w:sz="0" w:space="0" w:color="auto"/>
        <w:right w:val="none" w:sz="0" w:space="0" w:color="auto"/>
      </w:divBdr>
      <w:divsChild>
        <w:div w:id="1205630494">
          <w:marLeft w:val="0"/>
          <w:marRight w:val="0"/>
          <w:marTop w:val="0"/>
          <w:marBottom w:val="0"/>
          <w:divBdr>
            <w:top w:val="none" w:sz="0" w:space="0" w:color="auto"/>
            <w:left w:val="none" w:sz="0" w:space="0" w:color="auto"/>
            <w:bottom w:val="none" w:sz="0" w:space="0" w:color="auto"/>
            <w:right w:val="none" w:sz="0" w:space="0" w:color="auto"/>
          </w:divBdr>
          <w:divsChild>
            <w:div w:id="13061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11462">
      <w:bodyDiv w:val="1"/>
      <w:marLeft w:val="0"/>
      <w:marRight w:val="0"/>
      <w:marTop w:val="0"/>
      <w:marBottom w:val="0"/>
      <w:divBdr>
        <w:top w:val="none" w:sz="0" w:space="0" w:color="auto"/>
        <w:left w:val="none" w:sz="0" w:space="0" w:color="auto"/>
        <w:bottom w:val="none" w:sz="0" w:space="0" w:color="auto"/>
        <w:right w:val="none" w:sz="0" w:space="0" w:color="auto"/>
      </w:divBdr>
      <w:divsChild>
        <w:div w:id="1757482856">
          <w:marLeft w:val="0"/>
          <w:marRight w:val="0"/>
          <w:marTop w:val="0"/>
          <w:marBottom w:val="0"/>
          <w:divBdr>
            <w:top w:val="none" w:sz="0" w:space="0" w:color="auto"/>
            <w:left w:val="none" w:sz="0" w:space="0" w:color="auto"/>
            <w:bottom w:val="none" w:sz="0" w:space="0" w:color="auto"/>
            <w:right w:val="none" w:sz="0" w:space="0" w:color="auto"/>
          </w:divBdr>
          <w:divsChild>
            <w:div w:id="668673987">
              <w:marLeft w:val="0"/>
              <w:marRight w:val="0"/>
              <w:marTop w:val="0"/>
              <w:marBottom w:val="0"/>
              <w:divBdr>
                <w:top w:val="none" w:sz="0" w:space="0" w:color="auto"/>
                <w:left w:val="none" w:sz="0" w:space="0" w:color="auto"/>
                <w:bottom w:val="none" w:sz="0" w:space="0" w:color="auto"/>
                <w:right w:val="none" w:sz="0" w:space="0" w:color="auto"/>
              </w:divBdr>
            </w:div>
            <w:div w:id="17989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99007">
      <w:bodyDiv w:val="1"/>
      <w:marLeft w:val="0"/>
      <w:marRight w:val="0"/>
      <w:marTop w:val="0"/>
      <w:marBottom w:val="0"/>
      <w:divBdr>
        <w:top w:val="none" w:sz="0" w:space="0" w:color="auto"/>
        <w:left w:val="none" w:sz="0" w:space="0" w:color="auto"/>
        <w:bottom w:val="none" w:sz="0" w:space="0" w:color="auto"/>
        <w:right w:val="none" w:sz="0" w:space="0" w:color="auto"/>
      </w:divBdr>
      <w:divsChild>
        <w:div w:id="834614163">
          <w:marLeft w:val="0"/>
          <w:marRight w:val="0"/>
          <w:marTop w:val="0"/>
          <w:marBottom w:val="0"/>
          <w:divBdr>
            <w:top w:val="none" w:sz="0" w:space="0" w:color="auto"/>
            <w:left w:val="none" w:sz="0" w:space="0" w:color="auto"/>
            <w:bottom w:val="none" w:sz="0" w:space="0" w:color="auto"/>
            <w:right w:val="none" w:sz="0" w:space="0" w:color="auto"/>
          </w:divBdr>
        </w:div>
        <w:div w:id="1599751184">
          <w:marLeft w:val="0"/>
          <w:marRight w:val="0"/>
          <w:marTop w:val="0"/>
          <w:marBottom w:val="0"/>
          <w:divBdr>
            <w:top w:val="none" w:sz="0" w:space="0" w:color="auto"/>
            <w:left w:val="none" w:sz="0" w:space="0" w:color="auto"/>
            <w:bottom w:val="none" w:sz="0" w:space="0" w:color="auto"/>
            <w:right w:val="none" w:sz="0" w:space="0" w:color="auto"/>
          </w:divBdr>
        </w:div>
      </w:divsChild>
    </w:div>
    <w:div w:id="625160180">
      <w:bodyDiv w:val="1"/>
      <w:marLeft w:val="0"/>
      <w:marRight w:val="0"/>
      <w:marTop w:val="0"/>
      <w:marBottom w:val="0"/>
      <w:divBdr>
        <w:top w:val="none" w:sz="0" w:space="0" w:color="auto"/>
        <w:left w:val="none" w:sz="0" w:space="0" w:color="auto"/>
        <w:bottom w:val="none" w:sz="0" w:space="0" w:color="auto"/>
        <w:right w:val="none" w:sz="0" w:space="0" w:color="auto"/>
      </w:divBdr>
      <w:divsChild>
        <w:div w:id="372000497">
          <w:marLeft w:val="0"/>
          <w:marRight w:val="0"/>
          <w:marTop w:val="0"/>
          <w:marBottom w:val="0"/>
          <w:divBdr>
            <w:top w:val="none" w:sz="0" w:space="0" w:color="auto"/>
            <w:left w:val="none" w:sz="0" w:space="0" w:color="auto"/>
            <w:bottom w:val="none" w:sz="0" w:space="0" w:color="auto"/>
            <w:right w:val="none" w:sz="0" w:space="0" w:color="auto"/>
          </w:divBdr>
          <w:divsChild>
            <w:div w:id="67411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2787">
      <w:bodyDiv w:val="1"/>
      <w:marLeft w:val="0"/>
      <w:marRight w:val="0"/>
      <w:marTop w:val="0"/>
      <w:marBottom w:val="0"/>
      <w:divBdr>
        <w:top w:val="none" w:sz="0" w:space="0" w:color="auto"/>
        <w:left w:val="none" w:sz="0" w:space="0" w:color="auto"/>
        <w:bottom w:val="none" w:sz="0" w:space="0" w:color="auto"/>
        <w:right w:val="none" w:sz="0" w:space="0" w:color="auto"/>
      </w:divBdr>
    </w:div>
    <w:div w:id="854225326">
      <w:bodyDiv w:val="1"/>
      <w:marLeft w:val="0"/>
      <w:marRight w:val="0"/>
      <w:marTop w:val="0"/>
      <w:marBottom w:val="0"/>
      <w:divBdr>
        <w:top w:val="none" w:sz="0" w:space="0" w:color="auto"/>
        <w:left w:val="none" w:sz="0" w:space="0" w:color="auto"/>
        <w:bottom w:val="none" w:sz="0" w:space="0" w:color="auto"/>
        <w:right w:val="none" w:sz="0" w:space="0" w:color="auto"/>
      </w:divBdr>
    </w:div>
    <w:div w:id="920288168">
      <w:bodyDiv w:val="1"/>
      <w:marLeft w:val="0"/>
      <w:marRight w:val="0"/>
      <w:marTop w:val="0"/>
      <w:marBottom w:val="0"/>
      <w:divBdr>
        <w:top w:val="none" w:sz="0" w:space="0" w:color="auto"/>
        <w:left w:val="none" w:sz="0" w:space="0" w:color="auto"/>
        <w:bottom w:val="none" w:sz="0" w:space="0" w:color="auto"/>
        <w:right w:val="none" w:sz="0" w:space="0" w:color="auto"/>
      </w:divBdr>
      <w:divsChild>
        <w:div w:id="1685470927">
          <w:marLeft w:val="0"/>
          <w:marRight w:val="0"/>
          <w:marTop w:val="0"/>
          <w:marBottom w:val="0"/>
          <w:divBdr>
            <w:top w:val="none" w:sz="0" w:space="0" w:color="auto"/>
            <w:left w:val="none" w:sz="0" w:space="0" w:color="auto"/>
            <w:bottom w:val="none" w:sz="0" w:space="0" w:color="auto"/>
            <w:right w:val="none" w:sz="0" w:space="0" w:color="auto"/>
          </w:divBdr>
          <w:divsChild>
            <w:div w:id="200168200">
              <w:marLeft w:val="0"/>
              <w:marRight w:val="0"/>
              <w:marTop w:val="0"/>
              <w:marBottom w:val="0"/>
              <w:divBdr>
                <w:top w:val="none" w:sz="0" w:space="0" w:color="auto"/>
                <w:left w:val="none" w:sz="0" w:space="0" w:color="auto"/>
                <w:bottom w:val="none" w:sz="0" w:space="0" w:color="auto"/>
                <w:right w:val="none" w:sz="0" w:space="0" w:color="auto"/>
              </w:divBdr>
            </w:div>
            <w:div w:id="216750034">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393898729">
              <w:marLeft w:val="0"/>
              <w:marRight w:val="0"/>
              <w:marTop w:val="0"/>
              <w:marBottom w:val="0"/>
              <w:divBdr>
                <w:top w:val="none" w:sz="0" w:space="0" w:color="auto"/>
                <w:left w:val="none" w:sz="0" w:space="0" w:color="auto"/>
                <w:bottom w:val="none" w:sz="0" w:space="0" w:color="auto"/>
                <w:right w:val="none" w:sz="0" w:space="0" w:color="auto"/>
              </w:divBdr>
            </w:div>
            <w:div w:id="852300669">
              <w:marLeft w:val="0"/>
              <w:marRight w:val="0"/>
              <w:marTop w:val="0"/>
              <w:marBottom w:val="0"/>
              <w:divBdr>
                <w:top w:val="none" w:sz="0" w:space="0" w:color="auto"/>
                <w:left w:val="none" w:sz="0" w:space="0" w:color="auto"/>
                <w:bottom w:val="none" w:sz="0" w:space="0" w:color="auto"/>
                <w:right w:val="none" w:sz="0" w:space="0" w:color="auto"/>
              </w:divBdr>
            </w:div>
            <w:div w:id="864366237">
              <w:marLeft w:val="0"/>
              <w:marRight w:val="0"/>
              <w:marTop w:val="0"/>
              <w:marBottom w:val="0"/>
              <w:divBdr>
                <w:top w:val="none" w:sz="0" w:space="0" w:color="auto"/>
                <w:left w:val="none" w:sz="0" w:space="0" w:color="auto"/>
                <w:bottom w:val="none" w:sz="0" w:space="0" w:color="auto"/>
                <w:right w:val="none" w:sz="0" w:space="0" w:color="auto"/>
              </w:divBdr>
            </w:div>
            <w:div w:id="919100731">
              <w:marLeft w:val="0"/>
              <w:marRight w:val="0"/>
              <w:marTop w:val="0"/>
              <w:marBottom w:val="0"/>
              <w:divBdr>
                <w:top w:val="none" w:sz="0" w:space="0" w:color="auto"/>
                <w:left w:val="none" w:sz="0" w:space="0" w:color="auto"/>
                <w:bottom w:val="none" w:sz="0" w:space="0" w:color="auto"/>
                <w:right w:val="none" w:sz="0" w:space="0" w:color="auto"/>
              </w:divBdr>
            </w:div>
            <w:div w:id="1031028058">
              <w:marLeft w:val="0"/>
              <w:marRight w:val="0"/>
              <w:marTop w:val="0"/>
              <w:marBottom w:val="0"/>
              <w:divBdr>
                <w:top w:val="none" w:sz="0" w:space="0" w:color="auto"/>
                <w:left w:val="none" w:sz="0" w:space="0" w:color="auto"/>
                <w:bottom w:val="none" w:sz="0" w:space="0" w:color="auto"/>
                <w:right w:val="none" w:sz="0" w:space="0" w:color="auto"/>
              </w:divBdr>
            </w:div>
            <w:div w:id="1178690743">
              <w:marLeft w:val="0"/>
              <w:marRight w:val="0"/>
              <w:marTop w:val="0"/>
              <w:marBottom w:val="0"/>
              <w:divBdr>
                <w:top w:val="none" w:sz="0" w:space="0" w:color="auto"/>
                <w:left w:val="none" w:sz="0" w:space="0" w:color="auto"/>
                <w:bottom w:val="none" w:sz="0" w:space="0" w:color="auto"/>
                <w:right w:val="none" w:sz="0" w:space="0" w:color="auto"/>
              </w:divBdr>
            </w:div>
            <w:div w:id="1200358404">
              <w:marLeft w:val="0"/>
              <w:marRight w:val="0"/>
              <w:marTop w:val="0"/>
              <w:marBottom w:val="0"/>
              <w:divBdr>
                <w:top w:val="none" w:sz="0" w:space="0" w:color="auto"/>
                <w:left w:val="none" w:sz="0" w:space="0" w:color="auto"/>
                <w:bottom w:val="none" w:sz="0" w:space="0" w:color="auto"/>
                <w:right w:val="none" w:sz="0" w:space="0" w:color="auto"/>
              </w:divBdr>
            </w:div>
            <w:div w:id="1257858439">
              <w:marLeft w:val="0"/>
              <w:marRight w:val="0"/>
              <w:marTop w:val="0"/>
              <w:marBottom w:val="0"/>
              <w:divBdr>
                <w:top w:val="none" w:sz="0" w:space="0" w:color="auto"/>
                <w:left w:val="none" w:sz="0" w:space="0" w:color="auto"/>
                <w:bottom w:val="none" w:sz="0" w:space="0" w:color="auto"/>
                <w:right w:val="none" w:sz="0" w:space="0" w:color="auto"/>
              </w:divBdr>
            </w:div>
            <w:div w:id="1267233677">
              <w:marLeft w:val="0"/>
              <w:marRight w:val="0"/>
              <w:marTop w:val="0"/>
              <w:marBottom w:val="0"/>
              <w:divBdr>
                <w:top w:val="none" w:sz="0" w:space="0" w:color="auto"/>
                <w:left w:val="none" w:sz="0" w:space="0" w:color="auto"/>
                <w:bottom w:val="none" w:sz="0" w:space="0" w:color="auto"/>
                <w:right w:val="none" w:sz="0" w:space="0" w:color="auto"/>
              </w:divBdr>
            </w:div>
            <w:div w:id="1285190256">
              <w:marLeft w:val="0"/>
              <w:marRight w:val="0"/>
              <w:marTop w:val="0"/>
              <w:marBottom w:val="0"/>
              <w:divBdr>
                <w:top w:val="none" w:sz="0" w:space="0" w:color="auto"/>
                <w:left w:val="none" w:sz="0" w:space="0" w:color="auto"/>
                <w:bottom w:val="none" w:sz="0" w:space="0" w:color="auto"/>
                <w:right w:val="none" w:sz="0" w:space="0" w:color="auto"/>
              </w:divBdr>
            </w:div>
            <w:div w:id="1409769494">
              <w:marLeft w:val="0"/>
              <w:marRight w:val="0"/>
              <w:marTop w:val="0"/>
              <w:marBottom w:val="0"/>
              <w:divBdr>
                <w:top w:val="none" w:sz="0" w:space="0" w:color="auto"/>
                <w:left w:val="none" w:sz="0" w:space="0" w:color="auto"/>
                <w:bottom w:val="none" w:sz="0" w:space="0" w:color="auto"/>
                <w:right w:val="none" w:sz="0" w:space="0" w:color="auto"/>
              </w:divBdr>
            </w:div>
            <w:div w:id="211682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4486">
      <w:bodyDiv w:val="1"/>
      <w:marLeft w:val="0"/>
      <w:marRight w:val="0"/>
      <w:marTop w:val="0"/>
      <w:marBottom w:val="0"/>
      <w:divBdr>
        <w:top w:val="none" w:sz="0" w:space="0" w:color="auto"/>
        <w:left w:val="none" w:sz="0" w:space="0" w:color="auto"/>
        <w:bottom w:val="none" w:sz="0" w:space="0" w:color="auto"/>
        <w:right w:val="none" w:sz="0" w:space="0" w:color="auto"/>
      </w:divBdr>
      <w:divsChild>
        <w:div w:id="603002396">
          <w:marLeft w:val="0"/>
          <w:marRight w:val="0"/>
          <w:marTop w:val="0"/>
          <w:marBottom w:val="0"/>
          <w:divBdr>
            <w:top w:val="none" w:sz="0" w:space="0" w:color="auto"/>
            <w:left w:val="none" w:sz="0" w:space="0" w:color="auto"/>
            <w:bottom w:val="none" w:sz="0" w:space="0" w:color="auto"/>
            <w:right w:val="none" w:sz="0" w:space="0" w:color="auto"/>
          </w:divBdr>
          <w:divsChild>
            <w:div w:id="100613989">
              <w:marLeft w:val="0"/>
              <w:marRight w:val="0"/>
              <w:marTop w:val="0"/>
              <w:marBottom w:val="0"/>
              <w:divBdr>
                <w:top w:val="none" w:sz="0" w:space="0" w:color="auto"/>
                <w:left w:val="none" w:sz="0" w:space="0" w:color="auto"/>
                <w:bottom w:val="none" w:sz="0" w:space="0" w:color="auto"/>
                <w:right w:val="none" w:sz="0" w:space="0" w:color="auto"/>
              </w:divBdr>
            </w:div>
            <w:div w:id="189418268">
              <w:marLeft w:val="0"/>
              <w:marRight w:val="0"/>
              <w:marTop w:val="0"/>
              <w:marBottom w:val="0"/>
              <w:divBdr>
                <w:top w:val="none" w:sz="0" w:space="0" w:color="auto"/>
                <w:left w:val="none" w:sz="0" w:space="0" w:color="auto"/>
                <w:bottom w:val="none" w:sz="0" w:space="0" w:color="auto"/>
                <w:right w:val="none" w:sz="0" w:space="0" w:color="auto"/>
              </w:divBdr>
            </w:div>
            <w:div w:id="224797398">
              <w:marLeft w:val="0"/>
              <w:marRight w:val="0"/>
              <w:marTop w:val="0"/>
              <w:marBottom w:val="0"/>
              <w:divBdr>
                <w:top w:val="none" w:sz="0" w:space="0" w:color="auto"/>
                <w:left w:val="none" w:sz="0" w:space="0" w:color="auto"/>
                <w:bottom w:val="none" w:sz="0" w:space="0" w:color="auto"/>
                <w:right w:val="none" w:sz="0" w:space="0" w:color="auto"/>
              </w:divBdr>
            </w:div>
            <w:div w:id="237642916">
              <w:marLeft w:val="0"/>
              <w:marRight w:val="0"/>
              <w:marTop w:val="0"/>
              <w:marBottom w:val="0"/>
              <w:divBdr>
                <w:top w:val="none" w:sz="0" w:space="0" w:color="auto"/>
                <w:left w:val="none" w:sz="0" w:space="0" w:color="auto"/>
                <w:bottom w:val="none" w:sz="0" w:space="0" w:color="auto"/>
                <w:right w:val="none" w:sz="0" w:space="0" w:color="auto"/>
              </w:divBdr>
            </w:div>
            <w:div w:id="383258763">
              <w:marLeft w:val="0"/>
              <w:marRight w:val="0"/>
              <w:marTop w:val="0"/>
              <w:marBottom w:val="0"/>
              <w:divBdr>
                <w:top w:val="none" w:sz="0" w:space="0" w:color="auto"/>
                <w:left w:val="none" w:sz="0" w:space="0" w:color="auto"/>
                <w:bottom w:val="none" w:sz="0" w:space="0" w:color="auto"/>
                <w:right w:val="none" w:sz="0" w:space="0" w:color="auto"/>
              </w:divBdr>
            </w:div>
            <w:div w:id="411008045">
              <w:marLeft w:val="0"/>
              <w:marRight w:val="0"/>
              <w:marTop w:val="0"/>
              <w:marBottom w:val="0"/>
              <w:divBdr>
                <w:top w:val="none" w:sz="0" w:space="0" w:color="auto"/>
                <w:left w:val="none" w:sz="0" w:space="0" w:color="auto"/>
                <w:bottom w:val="none" w:sz="0" w:space="0" w:color="auto"/>
                <w:right w:val="none" w:sz="0" w:space="0" w:color="auto"/>
              </w:divBdr>
            </w:div>
            <w:div w:id="506097259">
              <w:marLeft w:val="0"/>
              <w:marRight w:val="0"/>
              <w:marTop w:val="0"/>
              <w:marBottom w:val="0"/>
              <w:divBdr>
                <w:top w:val="none" w:sz="0" w:space="0" w:color="auto"/>
                <w:left w:val="none" w:sz="0" w:space="0" w:color="auto"/>
                <w:bottom w:val="none" w:sz="0" w:space="0" w:color="auto"/>
                <w:right w:val="none" w:sz="0" w:space="0" w:color="auto"/>
              </w:divBdr>
            </w:div>
            <w:div w:id="613026166">
              <w:marLeft w:val="0"/>
              <w:marRight w:val="0"/>
              <w:marTop w:val="0"/>
              <w:marBottom w:val="0"/>
              <w:divBdr>
                <w:top w:val="none" w:sz="0" w:space="0" w:color="auto"/>
                <w:left w:val="none" w:sz="0" w:space="0" w:color="auto"/>
                <w:bottom w:val="none" w:sz="0" w:space="0" w:color="auto"/>
                <w:right w:val="none" w:sz="0" w:space="0" w:color="auto"/>
              </w:divBdr>
            </w:div>
            <w:div w:id="620455927">
              <w:marLeft w:val="0"/>
              <w:marRight w:val="0"/>
              <w:marTop w:val="0"/>
              <w:marBottom w:val="0"/>
              <w:divBdr>
                <w:top w:val="none" w:sz="0" w:space="0" w:color="auto"/>
                <w:left w:val="none" w:sz="0" w:space="0" w:color="auto"/>
                <w:bottom w:val="none" w:sz="0" w:space="0" w:color="auto"/>
                <w:right w:val="none" w:sz="0" w:space="0" w:color="auto"/>
              </w:divBdr>
            </w:div>
            <w:div w:id="666637047">
              <w:marLeft w:val="0"/>
              <w:marRight w:val="0"/>
              <w:marTop w:val="0"/>
              <w:marBottom w:val="0"/>
              <w:divBdr>
                <w:top w:val="none" w:sz="0" w:space="0" w:color="auto"/>
                <w:left w:val="none" w:sz="0" w:space="0" w:color="auto"/>
                <w:bottom w:val="none" w:sz="0" w:space="0" w:color="auto"/>
                <w:right w:val="none" w:sz="0" w:space="0" w:color="auto"/>
              </w:divBdr>
            </w:div>
            <w:div w:id="959796447">
              <w:marLeft w:val="0"/>
              <w:marRight w:val="0"/>
              <w:marTop w:val="0"/>
              <w:marBottom w:val="0"/>
              <w:divBdr>
                <w:top w:val="none" w:sz="0" w:space="0" w:color="auto"/>
                <w:left w:val="none" w:sz="0" w:space="0" w:color="auto"/>
                <w:bottom w:val="none" w:sz="0" w:space="0" w:color="auto"/>
                <w:right w:val="none" w:sz="0" w:space="0" w:color="auto"/>
              </w:divBdr>
            </w:div>
            <w:div w:id="1644846070">
              <w:marLeft w:val="0"/>
              <w:marRight w:val="0"/>
              <w:marTop w:val="0"/>
              <w:marBottom w:val="0"/>
              <w:divBdr>
                <w:top w:val="none" w:sz="0" w:space="0" w:color="auto"/>
                <w:left w:val="none" w:sz="0" w:space="0" w:color="auto"/>
                <w:bottom w:val="none" w:sz="0" w:space="0" w:color="auto"/>
                <w:right w:val="none" w:sz="0" w:space="0" w:color="auto"/>
              </w:divBdr>
            </w:div>
            <w:div w:id="1950702240">
              <w:marLeft w:val="0"/>
              <w:marRight w:val="0"/>
              <w:marTop w:val="0"/>
              <w:marBottom w:val="0"/>
              <w:divBdr>
                <w:top w:val="none" w:sz="0" w:space="0" w:color="auto"/>
                <w:left w:val="none" w:sz="0" w:space="0" w:color="auto"/>
                <w:bottom w:val="none" w:sz="0" w:space="0" w:color="auto"/>
                <w:right w:val="none" w:sz="0" w:space="0" w:color="auto"/>
              </w:divBdr>
            </w:div>
            <w:div w:id="1969235751">
              <w:marLeft w:val="0"/>
              <w:marRight w:val="0"/>
              <w:marTop w:val="0"/>
              <w:marBottom w:val="0"/>
              <w:divBdr>
                <w:top w:val="none" w:sz="0" w:space="0" w:color="auto"/>
                <w:left w:val="none" w:sz="0" w:space="0" w:color="auto"/>
                <w:bottom w:val="none" w:sz="0" w:space="0" w:color="auto"/>
                <w:right w:val="none" w:sz="0" w:space="0" w:color="auto"/>
              </w:divBdr>
            </w:div>
            <w:div w:id="2138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3334">
      <w:bodyDiv w:val="1"/>
      <w:marLeft w:val="0"/>
      <w:marRight w:val="0"/>
      <w:marTop w:val="0"/>
      <w:marBottom w:val="0"/>
      <w:divBdr>
        <w:top w:val="none" w:sz="0" w:space="0" w:color="auto"/>
        <w:left w:val="none" w:sz="0" w:space="0" w:color="auto"/>
        <w:bottom w:val="none" w:sz="0" w:space="0" w:color="auto"/>
        <w:right w:val="none" w:sz="0" w:space="0" w:color="auto"/>
      </w:divBdr>
    </w:div>
    <w:div w:id="968243402">
      <w:bodyDiv w:val="1"/>
      <w:marLeft w:val="0"/>
      <w:marRight w:val="0"/>
      <w:marTop w:val="0"/>
      <w:marBottom w:val="0"/>
      <w:divBdr>
        <w:top w:val="none" w:sz="0" w:space="0" w:color="auto"/>
        <w:left w:val="none" w:sz="0" w:space="0" w:color="auto"/>
        <w:bottom w:val="none" w:sz="0" w:space="0" w:color="auto"/>
        <w:right w:val="none" w:sz="0" w:space="0" w:color="auto"/>
      </w:divBdr>
      <w:divsChild>
        <w:div w:id="1570572123">
          <w:marLeft w:val="0"/>
          <w:marRight w:val="0"/>
          <w:marTop w:val="0"/>
          <w:marBottom w:val="0"/>
          <w:divBdr>
            <w:top w:val="none" w:sz="0" w:space="0" w:color="auto"/>
            <w:left w:val="none" w:sz="0" w:space="0" w:color="auto"/>
            <w:bottom w:val="none" w:sz="0" w:space="0" w:color="auto"/>
            <w:right w:val="none" w:sz="0" w:space="0" w:color="auto"/>
          </w:divBdr>
          <w:divsChild>
            <w:div w:id="458380330">
              <w:marLeft w:val="0"/>
              <w:marRight w:val="0"/>
              <w:marTop w:val="0"/>
              <w:marBottom w:val="0"/>
              <w:divBdr>
                <w:top w:val="none" w:sz="0" w:space="0" w:color="auto"/>
                <w:left w:val="none" w:sz="0" w:space="0" w:color="auto"/>
                <w:bottom w:val="none" w:sz="0" w:space="0" w:color="auto"/>
                <w:right w:val="none" w:sz="0" w:space="0" w:color="auto"/>
              </w:divBdr>
            </w:div>
            <w:div w:id="745493676">
              <w:marLeft w:val="0"/>
              <w:marRight w:val="0"/>
              <w:marTop w:val="0"/>
              <w:marBottom w:val="0"/>
              <w:divBdr>
                <w:top w:val="none" w:sz="0" w:space="0" w:color="auto"/>
                <w:left w:val="none" w:sz="0" w:space="0" w:color="auto"/>
                <w:bottom w:val="none" w:sz="0" w:space="0" w:color="auto"/>
                <w:right w:val="none" w:sz="0" w:space="0" w:color="auto"/>
              </w:divBdr>
            </w:div>
            <w:div w:id="1098522932">
              <w:marLeft w:val="0"/>
              <w:marRight w:val="0"/>
              <w:marTop w:val="0"/>
              <w:marBottom w:val="0"/>
              <w:divBdr>
                <w:top w:val="none" w:sz="0" w:space="0" w:color="auto"/>
                <w:left w:val="none" w:sz="0" w:space="0" w:color="auto"/>
                <w:bottom w:val="none" w:sz="0" w:space="0" w:color="auto"/>
                <w:right w:val="none" w:sz="0" w:space="0" w:color="auto"/>
              </w:divBdr>
            </w:div>
            <w:div w:id="1194223168">
              <w:marLeft w:val="0"/>
              <w:marRight w:val="0"/>
              <w:marTop w:val="0"/>
              <w:marBottom w:val="0"/>
              <w:divBdr>
                <w:top w:val="none" w:sz="0" w:space="0" w:color="auto"/>
                <w:left w:val="none" w:sz="0" w:space="0" w:color="auto"/>
                <w:bottom w:val="none" w:sz="0" w:space="0" w:color="auto"/>
                <w:right w:val="none" w:sz="0" w:space="0" w:color="auto"/>
              </w:divBdr>
            </w:div>
            <w:div w:id="1795825074">
              <w:marLeft w:val="0"/>
              <w:marRight w:val="0"/>
              <w:marTop w:val="0"/>
              <w:marBottom w:val="0"/>
              <w:divBdr>
                <w:top w:val="none" w:sz="0" w:space="0" w:color="auto"/>
                <w:left w:val="none" w:sz="0" w:space="0" w:color="auto"/>
                <w:bottom w:val="none" w:sz="0" w:space="0" w:color="auto"/>
                <w:right w:val="none" w:sz="0" w:space="0" w:color="auto"/>
              </w:divBdr>
            </w:div>
            <w:div w:id="1838425128">
              <w:marLeft w:val="0"/>
              <w:marRight w:val="0"/>
              <w:marTop w:val="0"/>
              <w:marBottom w:val="0"/>
              <w:divBdr>
                <w:top w:val="none" w:sz="0" w:space="0" w:color="auto"/>
                <w:left w:val="none" w:sz="0" w:space="0" w:color="auto"/>
                <w:bottom w:val="none" w:sz="0" w:space="0" w:color="auto"/>
                <w:right w:val="none" w:sz="0" w:space="0" w:color="auto"/>
              </w:divBdr>
            </w:div>
            <w:div w:id="19141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93706">
      <w:bodyDiv w:val="1"/>
      <w:marLeft w:val="0"/>
      <w:marRight w:val="0"/>
      <w:marTop w:val="0"/>
      <w:marBottom w:val="0"/>
      <w:divBdr>
        <w:top w:val="none" w:sz="0" w:space="0" w:color="auto"/>
        <w:left w:val="none" w:sz="0" w:space="0" w:color="auto"/>
        <w:bottom w:val="none" w:sz="0" w:space="0" w:color="auto"/>
        <w:right w:val="none" w:sz="0" w:space="0" w:color="auto"/>
      </w:divBdr>
    </w:div>
    <w:div w:id="1107041918">
      <w:bodyDiv w:val="1"/>
      <w:marLeft w:val="0"/>
      <w:marRight w:val="0"/>
      <w:marTop w:val="0"/>
      <w:marBottom w:val="0"/>
      <w:divBdr>
        <w:top w:val="none" w:sz="0" w:space="0" w:color="auto"/>
        <w:left w:val="none" w:sz="0" w:space="0" w:color="auto"/>
        <w:bottom w:val="none" w:sz="0" w:space="0" w:color="auto"/>
        <w:right w:val="none" w:sz="0" w:space="0" w:color="auto"/>
      </w:divBdr>
    </w:div>
    <w:div w:id="1233589742">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1">
          <w:marLeft w:val="0"/>
          <w:marRight w:val="0"/>
          <w:marTop w:val="0"/>
          <w:marBottom w:val="0"/>
          <w:divBdr>
            <w:top w:val="none" w:sz="0" w:space="0" w:color="auto"/>
            <w:left w:val="none" w:sz="0" w:space="0" w:color="auto"/>
            <w:bottom w:val="none" w:sz="0" w:space="0" w:color="auto"/>
            <w:right w:val="none" w:sz="0" w:space="0" w:color="auto"/>
          </w:divBdr>
          <w:divsChild>
            <w:div w:id="21243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90447">
      <w:bodyDiv w:val="1"/>
      <w:marLeft w:val="0"/>
      <w:marRight w:val="0"/>
      <w:marTop w:val="0"/>
      <w:marBottom w:val="0"/>
      <w:divBdr>
        <w:top w:val="none" w:sz="0" w:space="0" w:color="auto"/>
        <w:left w:val="none" w:sz="0" w:space="0" w:color="auto"/>
        <w:bottom w:val="none" w:sz="0" w:space="0" w:color="auto"/>
        <w:right w:val="none" w:sz="0" w:space="0" w:color="auto"/>
      </w:divBdr>
    </w:div>
    <w:div w:id="1251351648">
      <w:bodyDiv w:val="1"/>
      <w:marLeft w:val="0"/>
      <w:marRight w:val="0"/>
      <w:marTop w:val="0"/>
      <w:marBottom w:val="0"/>
      <w:divBdr>
        <w:top w:val="none" w:sz="0" w:space="0" w:color="auto"/>
        <w:left w:val="none" w:sz="0" w:space="0" w:color="auto"/>
        <w:bottom w:val="none" w:sz="0" w:space="0" w:color="auto"/>
        <w:right w:val="none" w:sz="0" w:space="0" w:color="auto"/>
      </w:divBdr>
      <w:divsChild>
        <w:div w:id="915171083">
          <w:marLeft w:val="0"/>
          <w:marRight w:val="0"/>
          <w:marTop w:val="0"/>
          <w:marBottom w:val="0"/>
          <w:divBdr>
            <w:top w:val="none" w:sz="0" w:space="0" w:color="auto"/>
            <w:left w:val="none" w:sz="0" w:space="0" w:color="auto"/>
            <w:bottom w:val="none" w:sz="0" w:space="0" w:color="auto"/>
            <w:right w:val="none" w:sz="0" w:space="0" w:color="auto"/>
          </w:divBdr>
          <w:divsChild>
            <w:div w:id="73743494">
              <w:marLeft w:val="0"/>
              <w:marRight w:val="0"/>
              <w:marTop w:val="0"/>
              <w:marBottom w:val="0"/>
              <w:divBdr>
                <w:top w:val="none" w:sz="0" w:space="0" w:color="auto"/>
                <w:left w:val="none" w:sz="0" w:space="0" w:color="auto"/>
                <w:bottom w:val="none" w:sz="0" w:space="0" w:color="auto"/>
                <w:right w:val="none" w:sz="0" w:space="0" w:color="auto"/>
              </w:divBdr>
            </w:div>
            <w:div w:id="145784373">
              <w:marLeft w:val="0"/>
              <w:marRight w:val="0"/>
              <w:marTop w:val="0"/>
              <w:marBottom w:val="0"/>
              <w:divBdr>
                <w:top w:val="none" w:sz="0" w:space="0" w:color="auto"/>
                <w:left w:val="none" w:sz="0" w:space="0" w:color="auto"/>
                <w:bottom w:val="none" w:sz="0" w:space="0" w:color="auto"/>
                <w:right w:val="none" w:sz="0" w:space="0" w:color="auto"/>
              </w:divBdr>
            </w:div>
            <w:div w:id="219486747">
              <w:marLeft w:val="0"/>
              <w:marRight w:val="0"/>
              <w:marTop w:val="0"/>
              <w:marBottom w:val="0"/>
              <w:divBdr>
                <w:top w:val="none" w:sz="0" w:space="0" w:color="auto"/>
                <w:left w:val="none" w:sz="0" w:space="0" w:color="auto"/>
                <w:bottom w:val="none" w:sz="0" w:space="0" w:color="auto"/>
                <w:right w:val="none" w:sz="0" w:space="0" w:color="auto"/>
              </w:divBdr>
            </w:div>
            <w:div w:id="286392526">
              <w:marLeft w:val="0"/>
              <w:marRight w:val="0"/>
              <w:marTop w:val="0"/>
              <w:marBottom w:val="0"/>
              <w:divBdr>
                <w:top w:val="none" w:sz="0" w:space="0" w:color="auto"/>
                <w:left w:val="none" w:sz="0" w:space="0" w:color="auto"/>
                <w:bottom w:val="none" w:sz="0" w:space="0" w:color="auto"/>
                <w:right w:val="none" w:sz="0" w:space="0" w:color="auto"/>
              </w:divBdr>
            </w:div>
            <w:div w:id="319113692">
              <w:marLeft w:val="0"/>
              <w:marRight w:val="0"/>
              <w:marTop w:val="0"/>
              <w:marBottom w:val="0"/>
              <w:divBdr>
                <w:top w:val="none" w:sz="0" w:space="0" w:color="auto"/>
                <w:left w:val="none" w:sz="0" w:space="0" w:color="auto"/>
                <w:bottom w:val="none" w:sz="0" w:space="0" w:color="auto"/>
                <w:right w:val="none" w:sz="0" w:space="0" w:color="auto"/>
              </w:divBdr>
            </w:div>
            <w:div w:id="563490559">
              <w:marLeft w:val="0"/>
              <w:marRight w:val="0"/>
              <w:marTop w:val="0"/>
              <w:marBottom w:val="0"/>
              <w:divBdr>
                <w:top w:val="none" w:sz="0" w:space="0" w:color="auto"/>
                <w:left w:val="none" w:sz="0" w:space="0" w:color="auto"/>
                <w:bottom w:val="none" w:sz="0" w:space="0" w:color="auto"/>
                <w:right w:val="none" w:sz="0" w:space="0" w:color="auto"/>
              </w:divBdr>
            </w:div>
            <w:div w:id="742987561">
              <w:marLeft w:val="0"/>
              <w:marRight w:val="0"/>
              <w:marTop w:val="0"/>
              <w:marBottom w:val="0"/>
              <w:divBdr>
                <w:top w:val="none" w:sz="0" w:space="0" w:color="auto"/>
                <w:left w:val="none" w:sz="0" w:space="0" w:color="auto"/>
                <w:bottom w:val="none" w:sz="0" w:space="0" w:color="auto"/>
                <w:right w:val="none" w:sz="0" w:space="0" w:color="auto"/>
              </w:divBdr>
            </w:div>
            <w:div w:id="1083912358">
              <w:marLeft w:val="0"/>
              <w:marRight w:val="0"/>
              <w:marTop w:val="0"/>
              <w:marBottom w:val="0"/>
              <w:divBdr>
                <w:top w:val="none" w:sz="0" w:space="0" w:color="auto"/>
                <w:left w:val="none" w:sz="0" w:space="0" w:color="auto"/>
                <w:bottom w:val="none" w:sz="0" w:space="0" w:color="auto"/>
                <w:right w:val="none" w:sz="0" w:space="0" w:color="auto"/>
              </w:divBdr>
            </w:div>
            <w:div w:id="1155680401">
              <w:marLeft w:val="0"/>
              <w:marRight w:val="0"/>
              <w:marTop w:val="0"/>
              <w:marBottom w:val="0"/>
              <w:divBdr>
                <w:top w:val="none" w:sz="0" w:space="0" w:color="auto"/>
                <w:left w:val="none" w:sz="0" w:space="0" w:color="auto"/>
                <w:bottom w:val="none" w:sz="0" w:space="0" w:color="auto"/>
                <w:right w:val="none" w:sz="0" w:space="0" w:color="auto"/>
              </w:divBdr>
            </w:div>
            <w:div w:id="1321499416">
              <w:marLeft w:val="0"/>
              <w:marRight w:val="0"/>
              <w:marTop w:val="0"/>
              <w:marBottom w:val="0"/>
              <w:divBdr>
                <w:top w:val="none" w:sz="0" w:space="0" w:color="auto"/>
                <w:left w:val="none" w:sz="0" w:space="0" w:color="auto"/>
                <w:bottom w:val="none" w:sz="0" w:space="0" w:color="auto"/>
                <w:right w:val="none" w:sz="0" w:space="0" w:color="auto"/>
              </w:divBdr>
            </w:div>
            <w:div w:id="1377853703">
              <w:marLeft w:val="0"/>
              <w:marRight w:val="0"/>
              <w:marTop w:val="0"/>
              <w:marBottom w:val="0"/>
              <w:divBdr>
                <w:top w:val="none" w:sz="0" w:space="0" w:color="auto"/>
                <w:left w:val="none" w:sz="0" w:space="0" w:color="auto"/>
                <w:bottom w:val="none" w:sz="0" w:space="0" w:color="auto"/>
                <w:right w:val="none" w:sz="0" w:space="0" w:color="auto"/>
              </w:divBdr>
            </w:div>
            <w:div w:id="1462844550">
              <w:marLeft w:val="0"/>
              <w:marRight w:val="0"/>
              <w:marTop w:val="0"/>
              <w:marBottom w:val="0"/>
              <w:divBdr>
                <w:top w:val="none" w:sz="0" w:space="0" w:color="auto"/>
                <w:left w:val="none" w:sz="0" w:space="0" w:color="auto"/>
                <w:bottom w:val="none" w:sz="0" w:space="0" w:color="auto"/>
                <w:right w:val="none" w:sz="0" w:space="0" w:color="auto"/>
              </w:divBdr>
            </w:div>
            <w:div w:id="1660570742">
              <w:marLeft w:val="0"/>
              <w:marRight w:val="0"/>
              <w:marTop w:val="0"/>
              <w:marBottom w:val="0"/>
              <w:divBdr>
                <w:top w:val="none" w:sz="0" w:space="0" w:color="auto"/>
                <w:left w:val="none" w:sz="0" w:space="0" w:color="auto"/>
                <w:bottom w:val="none" w:sz="0" w:space="0" w:color="auto"/>
                <w:right w:val="none" w:sz="0" w:space="0" w:color="auto"/>
              </w:divBdr>
            </w:div>
            <w:div w:id="1702127049">
              <w:marLeft w:val="0"/>
              <w:marRight w:val="0"/>
              <w:marTop w:val="0"/>
              <w:marBottom w:val="0"/>
              <w:divBdr>
                <w:top w:val="none" w:sz="0" w:space="0" w:color="auto"/>
                <w:left w:val="none" w:sz="0" w:space="0" w:color="auto"/>
                <w:bottom w:val="none" w:sz="0" w:space="0" w:color="auto"/>
                <w:right w:val="none" w:sz="0" w:space="0" w:color="auto"/>
              </w:divBdr>
            </w:div>
            <w:div w:id="1728071591">
              <w:marLeft w:val="0"/>
              <w:marRight w:val="0"/>
              <w:marTop w:val="0"/>
              <w:marBottom w:val="0"/>
              <w:divBdr>
                <w:top w:val="none" w:sz="0" w:space="0" w:color="auto"/>
                <w:left w:val="none" w:sz="0" w:space="0" w:color="auto"/>
                <w:bottom w:val="none" w:sz="0" w:space="0" w:color="auto"/>
                <w:right w:val="none" w:sz="0" w:space="0" w:color="auto"/>
              </w:divBdr>
            </w:div>
            <w:div w:id="1745637501">
              <w:marLeft w:val="0"/>
              <w:marRight w:val="0"/>
              <w:marTop w:val="0"/>
              <w:marBottom w:val="0"/>
              <w:divBdr>
                <w:top w:val="none" w:sz="0" w:space="0" w:color="auto"/>
                <w:left w:val="none" w:sz="0" w:space="0" w:color="auto"/>
                <w:bottom w:val="none" w:sz="0" w:space="0" w:color="auto"/>
                <w:right w:val="none" w:sz="0" w:space="0" w:color="auto"/>
              </w:divBdr>
            </w:div>
            <w:div w:id="1902253981">
              <w:marLeft w:val="0"/>
              <w:marRight w:val="0"/>
              <w:marTop w:val="0"/>
              <w:marBottom w:val="0"/>
              <w:divBdr>
                <w:top w:val="none" w:sz="0" w:space="0" w:color="auto"/>
                <w:left w:val="none" w:sz="0" w:space="0" w:color="auto"/>
                <w:bottom w:val="none" w:sz="0" w:space="0" w:color="auto"/>
                <w:right w:val="none" w:sz="0" w:space="0" w:color="auto"/>
              </w:divBdr>
            </w:div>
            <w:div w:id="1911843526">
              <w:marLeft w:val="0"/>
              <w:marRight w:val="0"/>
              <w:marTop w:val="0"/>
              <w:marBottom w:val="0"/>
              <w:divBdr>
                <w:top w:val="none" w:sz="0" w:space="0" w:color="auto"/>
                <w:left w:val="none" w:sz="0" w:space="0" w:color="auto"/>
                <w:bottom w:val="none" w:sz="0" w:space="0" w:color="auto"/>
                <w:right w:val="none" w:sz="0" w:space="0" w:color="auto"/>
              </w:divBdr>
            </w:div>
            <w:div w:id="1991472441">
              <w:marLeft w:val="0"/>
              <w:marRight w:val="0"/>
              <w:marTop w:val="0"/>
              <w:marBottom w:val="0"/>
              <w:divBdr>
                <w:top w:val="none" w:sz="0" w:space="0" w:color="auto"/>
                <w:left w:val="none" w:sz="0" w:space="0" w:color="auto"/>
                <w:bottom w:val="none" w:sz="0" w:space="0" w:color="auto"/>
                <w:right w:val="none" w:sz="0" w:space="0" w:color="auto"/>
              </w:divBdr>
            </w:div>
            <w:div w:id="2094231267">
              <w:marLeft w:val="0"/>
              <w:marRight w:val="0"/>
              <w:marTop w:val="0"/>
              <w:marBottom w:val="0"/>
              <w:divBdr>
                <w:top w:val="none" w:sz="0" w:space="0" w:color="auto"/>
                <w:left w:val="none" w:sz="0" w:space="0" w:color="auto"/>
                <w:bottom w:val="none" w:sz="0" w:space="0" w:color="auto"/>
                <w:right w:val="none" w:sz="0" w:space="0" w:color="auto"/>
              </w:divBdr>
            </w:div>
            <w:div w:id="2095666381">
              <w:marLeft w:val="0"/>
              <w:marRight w:val="0"/>
              <w:marTop w:val="0"/>
              <w:marBottom w:val="0"/>
              <w:divBdr>
                <w:top w:val="none" w:sz="0" w:space="0" w:color="auto"/>
                <w:left w:val="none" w:sz="0" w:space="0" w:color="auto"/>
                <w:bottom w:val="none" w:sz="0" w:space="0" w:color="auto"/>
                <w:right w:val="none" w:sz="0" w:space="0" w:color="auto"/>
              </w:divBdr>
            </w:div>
            <w:div w:id="2116903079">
              <w:marLeft w:val="0"/>
              <w:marRight w:val="0"/>
              <w:marTop w:val="0"/>
              <w:marBottom w:val="0"/>
              <w:divBdr>
                <w:top w:val="none" w:sz="0" w:space="0" w:color="auto"/>
                <w:left w:val="none" w:sz="0" w:space="0" w:color="auto"/>
                <w:bottom w:val="none" w:sz="0" w:space="0" w:color="auto"/>
                <w:right w:val="none" w:sz="0" w:space="0" w:color="auto"/>
              </w:divBdr>
            </w:div>
            <w:div w:id="21311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48514">
      <w:bodyDiv w:val="1"/>
      <w:marLeft w:val="0"/>
      <w:marRight w:val="0"/>
      <w:marTop w:val="0"/>
      <w:marBottom w:val="0"/>
      <w:divBdr>
        <w:top w:val="none" w:sz="0" w:space="0" w:color="auto"/>
        <w:left w:val="none" w:sz="0" w:space="0" w:color="auto"/>
        <w:bottom w:val="none" w:sz="0" w:space="0" w:color="auto"/>
        <w:right w:val="none" w:sz="0" w:space="0" w:color="auto"/>
      </w:divBdr>
      <w:divsChild>
        <w:div w:id="1614480503">
          <w:marLeft w:val="0"/>
          <w:marRight w:val="0"/>
          <w:marTop w:val="0"/>
          <w:marBottom w:val="0"/>
          <w:divBdr>
            <w:top w:val="none" w:sz="0" w:space="0" w:color="auto"/>
            <w:left w:val="none" w:sz="0" w:space="0" w:color="auto"/>
            <w:bottom w:val="none" w:sz="0" w:space="0" w:color="auto"/>
            <w:right w:val="none" w:sz="0" w:space="0" w:color="auto"/>
          </w:divBdr>
        </w:div>
        <w:div w:id="2091735736">
          <w:marLeft w:val="0"/>
          <w:marRight w:val="0"/>
          <w:marTop w:val="0"/>
          <w:marBottom w:val="0"/>
          <w:divBdr>
            <w:top w:val="none" w:sz="0" w:space="0" w:color="auto"/>
            <w:left w:val="none" w:sz="0" w:space="0" w:color="auto"/>
            <w:bottom w:val="none" w:sz="0" w:space="0" w:color="auto"/>
            <w:right w:val="none" w:sz="0" w:space="0" w:color="auto"/>
          </w:divBdr>
        </w:div>
      </w:divsChild>
    </w:div>
    <w:div w:id="1596477761">
      <w:bodyDiv w:val="1"/>
      <w:marLeft w:val="0"/>
      <w:marRight w:val="0"/>
      <w:marTop w:val="0"/>
      <w:marBottom w:val="0"/>
      <w:divBdr>
        <w:top w:val="none" w:sz="0" w:space="0" w:color="auto"/>
        <w:left w:val="none" w:sz="0" w:space="0" w:color="auto"/>
        <w:bottom w:val="none" w:sz="0" w:space="0" w:color="auto"/>
        <w:right w:val="none" w:sz="0" w:space="0" w:color="auto"/>
      </w:divBdr>
      <w:divsChild>
        <w:div w:id="375348920">
          <w:marLeft w:val="0"/>
          <w:marRight w:val="0"/>
          <w:marTop w:val="0"/>
          <w:marBottom w:val="0"/>
          <w:divBdr>
            <w:top w:val="none" w:sz="0" w:space="0" w:color="auto"/>
            <w:left w:val="none" w:sz="0" w:space="0" w:color="auto"/>
            <w:bottom w:val="none" w:sz="0" w:space="0" w:color="auto"/>
            <w:right w:val="none" w:sz="0" w:space="0" w:color="auto"/>
          </w:divBdr>
          <w:divsChild>
            <w:div w:id="502356970">
              <w:marLeft w:val="0"/>
              <w:marRight w:val="0"/>
              <w:marTop w:val="0"/>
              <w:marBottom w:val="0"/>
              <w:divBdr>
                <w:top w:val="none" w:sz="0" w:space="0" w:color="auto"/>
                <w:left w:val="none" w:sz="0" w:space="0" w:color="auto"/>
                <w:bottom w:val="none" w:sz="0" w:space="0" w:color="auto"/>
                <w:right w:val="none" w:sz="0" w:space="0" w:color="auto"/>
              </w:divBdr>
            </w:div>
            <w:div w:id="874120684">
              <w:marLeft w:val="0"/>
              <w:marRight w:val="0"/>
              <w:marTop w:val="0"/>
              <w:marBottom w:val="0"/>
              <w:divBdr>
                <w:top w:val="none" w:sz="0" w:space="0" w:color="auto"/>
                <w:left w:val="none" w:sz="0" w:space="0" w:color="auto"/>
                <w:bottom w:val="none" w:sz="0" w:space="0" w:color="auto"/>
                <w:right w:val="none" w:sz="0" w:space="0" w:color="auto"/>
              </w:divBdr>
            </w:div>
            <w:div w:id="1226068297">
              <w:marLeft w:val="0"/>
              <w:marRight w:val="0"/>
              <w:marTop w:val="0"/>
              <w:marBottom w:val="0"/>
              <w:divBdr>
                <w:top w:val="none" w:sz="0" w:space="0" w:color="auto"/>
                <w:left w:val="none" w:sz="0" w:space="0" w:color="auto"/>
                <w:bottom w:val="none" w:sz="0" w:space="0" w:color="auto"/>
                <w:right w:val="none" w:sz="0" w:space="0" w:color="auto"/>
              </w:divBdr>
            </w:div>
            <w:div w:id="129445703">
              <w:marLeft w:val="0"/>
              <w:marRight w:val="0"/>
              <w:marTop w:val="0"/>
              <w:marBottom w:val="0"/>
              <w:divBdr>
                <w:top w:val="none" w:sz="0" w:space="0" w:color="auto"/>
                <w:left w:val="none" w:sz="0" w:space="0" w:color="auto"/>
                <w:bottom w:val="none" w:sz="0" w:space="0" w:color="auto"/>
                <w:right w:val="none" w:sz="0" w:space="0" w:color="auto"/>
              </w:divBdr>
            </w:div>
            <w:div w:id="1379939750">
              <w:marLeft w:val="0"/>
              <w:marRight w:val="0"/>
              <w:marTop w:val="0"/>
              <w:marBottom w:val="0"/>
              <w:divBdr>
                <w:top w:val="none" w:sz="0" w:space="0" w:color="auto"/>
                <w:left w:val="none" w:sz="0" w:space="0" w:color="auto"/>
                <w:bottom w:val="none" w:sz="0" w:space="0" w:color="auto"/>
                <w:right w:val="none" w:sz="0" w:space="0" w:color="auto"/>
              </w:divBdr>
            </w:div>
            <w:div w:id="790055798">
              <w:marLeft w:val="0"/>
              <w:marRight w:val="0"/>
              <w:marTop w:val="0"/>
              <w:marBottom w:val="0"/>
              <w:divBdr>
                <w:top w:val="none" w:sz="0" w:space="0" w:color="auto"/>
                <w:left w:val="none" w:sz="0" w:space="0" w:color="auto"/>
                <w:bottom w:val="none" w:sz="0" w:space="0" w:color="auto"/>
                <w:right w:val="none" w:sz="0" w:space="0" w:color="auto"/>
              </w:divBdr>
            </w:div>
            <w:div w:id="169491204">
              <w:marLeft w:val="0"/>
              <w:marRight w:val="0"/>
              <w:marTop w:val="0"/>
              <w:marBottom w:val="0"/>
              <w:divBdr>
                <w:top w:val="none" w:sz="0" w:space="0" w:color="auto"/>
                <w:left w:val="none" w:sz="0" w:space="0" w:color="auto"/>
                <w:bottom w:val="none" w:sz="0" w:space="0" w:color="auto"/>
                <w:right w:val="none" w:sz="0" w:space="0" w:color="auto"/>
              </w:divBdr>
            </w:div>
            <w:div w:id="697393601">
              <w:marLeft w:val="0"/>
              <w:marRight w:val="0"/>
              <w:marTop w:val="0"/>
              <w:marBottom w:val="0"/>
              <w:divBdr>
                <w:top w:val="none" w:sz="0" w:space="0" w:color="auto"/>
                <w:left w:val="none" w:sz="0" w:space="0" w:color="auto"/>
                <w:bottom w:val="none" w:sz="0" w:space="0" w:color="auto"/>
                <w:right w:val="none" w:sz="0" w:space="0" w:color="auto"/>
              </w:divBdr>
            </w:div>
            <w:div w:id="1457136886">
              <w:marLeft w:val="0"/>
              <w:marRight w:val="0"/>
              <w:marTop w:val="0"/>
              <w:marBottom w:val="0"/>
              <w:divBdr>
                <w:top w:val="none" w:sz="0" w:space="0" w:color="auto"/>
                <w:left w:val="none" w:sz="0" w:space="0" w:color="auto"/>
                <w:bottom w:val="none" w:sz="0" w:space="0" w:color="auto"/>
                <w:right w:val="none" w:sz="0" w:space="0" w:color="auto"/>
              </w:divBdr>
            </w:div>
            <w:div w:id="275524708">
              <w:marLeft w:val="0"/>
              <w:marRight w:val="0"/>
              <w:marTop w:val="0"/>
              <w:marBottom w:val="0"/>
              <w:divBdr>
                <w:top w:val="none" w:sz="0" w:space="0" w:color="auto"/>
                <w:left w:val="none" w:sz="0" w:space="0" w:color="auto"/>
                <w:bottom w:val="none" w:sz="0" w:space="0" w:color="auto"/>
                <w:right w:val="none" w:sz="0" w:space="0" w:color="auto"/>
              </w:divBdr>
            </w:div>
            <w:div w:id="21441711">
              <w:marLeft w:val="0"/>
              <w:marRight w:val="0"/>
              <w:marTop w:val="0"/>
              <w:marBottom w:val="0"/>
              <w:divBdr>
                <w:top w:val="none" w:sz="0" w:space="0" w:color="auto"/>
                <w:left w:val="none" w:sz="0" w:space="0" w:color="auto"/>
                <w:bottom w:val="none" w:sz="0" w:space="0" w:color="auto"/>
                <w:right w:val="none" w:sz="0" w:space="0" w:color="auto"/>
              </w:divBdr>
            </w:div>
            <w:div w:id="1186943075">
              <w:marLeft w:val="0"/>
              <w:marRight w:val="0"/>
              <w:marTop w:val="0"/>
              <w:marBottom w:val="0"/>
              <w:divBdr>
                <w:top w:val="none" w:sz="0" w:space="0" w:color="auto"/>
                <w:left w:val="none" w:sz="0" w:space="0" w:color="auto"/>
                <w:bottom w:val="none" w:sz="0" w:space="0" w:color="auto"/>
                <w:right w:val="none" w:sz="0" w:space="0" w:color="auto"/>
              </w:divBdr>
            </w:div>
            <w:div w:id="195697456">
              <w:marLeft w:val="0"/>
              <w:marRight w:val="0"/>
              <w:marTop w:val="0"/>
              <w:marBottom w:val="0"/>
              <w:divBdr>
                <w:top w:val="none" w:sz="0" w:space="0" w:color="auto"/>
                <w:left w:val="none" w:sz="0" w:space="0" w:color="auto"/>
                <w:bottom w:val="none" w:sz="0" w:space="0" w:color="auto"/>
                <w:right w:val="none" w:sz="0" w:space="0" w:color="auto"/>
              </w:divBdr>
            </w:div>
            <w:div w:id="359933692">
              <w:marLeft w:val="0"/>
              <w:marRight w:val="0"/>
              <w:marTop w:val="0"/>
              <w:marBottom w:val="0"/>
              <w:divBdr>
                <w:top w:val="none" w:sz="0" w:space="0" w:color="auto"/>
                <w:left w:val="none" w:sz="0" w:space="0" w:color="auto"/>
                <w:bottom w:val="none" w:sz="0" w:space="0" w:color="auto"/>
                <w:right w:val="none" w:sz="0" w:space="0" w:color="auto"/>
              </w:divBdr>
            </w:div>
            <w:div w:id="912348117">
              <w:marLeft w:val="0"/>
              <w:marRight w:val="0"/>
              <w:marTop w:val="0"/>
              <w:marBottom w:val="0"/>
              <w:divBdr>
                <w:top w:val="none" w:sz="0" w:space="0" w:color="auto"/>
                <w:left w:val="none" w:sz="0" w:space="0" w:color="auto"/>
                <w:bottom w:val="none" w:sz="0" w:space="0" w:color="auto"/>
                <w:right w:val="none" w:sz="0" w:space="0" w:color="auto"/>
              </w:divBdr>
            </w:div>
            <w:div w:id="798382901">
              <w:marLeft w:val="0"/>
              <w:marRight w:val="0"/>
              <w:marTop w:val="0"/>
              <w:marBottom w:val="0"/>
              <w:divBdr>
                <w:top w:val="none" w:sz="0" w:space="0" w:color="auto"/>
                <w:left w:val="none" w:sz="0" w:space="0" w:color="auto"/>
                <w:bottom w:val="none" w:sz="0" w:space="0" w:color="auto"/>
                <w:right w:val="none" w:sz="0" w:space="0" w:color="auto"/>
              </w:divBdr>
            </w:div>
            <w:div w:id="753474322">
              <w:marLeft w:val="0"/>
              <w:marRight w:val="0"/>
              <w:marTop w:val="0"/>
              <w:marBottom w:val="0"/>
              <w:divBdr>
                <w:top w:val="none" w:sz="0" w:space="0" w:color="auto"/>
                <w:left w:val="none" w:sz="0" w:space="0" w:color="auto"/>
                <w:bottom w:val="none" w:sz="0" w:space="0" w:color="auto"/>
                <w:right w:val="none" w:sz="0" w:space="0" w:color="auto"/>
              </w:divBdr>
            </w:div>
            <w:div w:id="502427911">
              <w:marLeft w:val="0"/>
              <w:marRight w:val="0"/>
              <w:marTop w:val="0"/>
              <w:marBottom w:val="0"/>
              <w:divBdr>
                <w:top w:val="none" w:sz="0" w:space="0" w:color="auto"/>
                <w:left w:val="none" w:sz="0" w:space="0" w:color="auto"/>
                <w:bottom w:val="none" w:sz="0" w:space="0" w:color="auto"/>
                <w:right w:val="none" w:sz="0" w:space="0" w:color="auto"/>
              </w:divBdr>
            </w:div>
            <w:div w:id="1306928416">
              <w:marLeft w:val="0"/>
              <w:marRight w:val="0"/>
              <w:marTop w:val="0"/>
              <w:marBottom w:val="0"/>
              <w:divBdr>
                <w:top w:val="none" w:sz="0" w:space="0" w:color="auto"/>
                <w:left w:val="none" w:sz="0" w:space="0" w:color="auto"/>
                <w:bottom w:val="none" w:sz="0" w:space="0" w:color="auto"/>
                <w:right w:val="none" w:sz="0" w:space="0" w:color="auto"/>
              </w:divBdr>
            </w:div>
            <w:div w:id="1208763565">
              <w:marLeft w:val="0"/>
              <w:marRight w:val="0"/>
              <w:marTop w:val="0"/>
              <w:marBottom w:val="0"/>
              <w:divBdr>
                <w:top w:val="none" w:sz="0" w:space="0" w:color="auto"/>
                <w:left w:val="none" w:sz="0" w:space="0" w:color="auto"/>
                <w:bottom w:val="none" w:sz="0" w:space="0" w:color="auto"/>
                <w:right w:val="none" w:sz="0" w:space="0" w:color="auto"/>
              </w:divBdr>
            </w:div>
            <w:div w:id="714500494">
              <w:marLeft w:val="0"/>
              <w:marRight w:val="0"/>
              <w:marTop w:val="0"/>
              <w:marBottom w:val="0"/>
              <w:divBdr>
                <w:top w:val="none" w:sz="0" w:space="0" w:color="auto"/>
                <w:left w:val="none" w:sz="0" w:space="0" w:color="auto"/>
                <w:bottom w:val="none" w:sz="0" w:space="0" w:color="auto"/>
                <w:right w:val="none" w:sz="0" w:space="0" w:color="auto"/>
              </w:divBdr>
            </w:div>
            <w:div w:id="635649553">
              <w:marLeft w:val="0"/>
              <w:marRight w:val="0"/>
              <w:marTop w:val="0"/>
              <w:marBottom w:val="0"/>
              <w:divBdr>
                <w:top w:val="none" w:sz="0" w:space="0" w:color="auto"/>
                <w:left w:val="none" w:sz="0" w:space="0" w:color="auto"/>
                <w:bottom w:val="none" w:sz="0" w:space="0" w:color="auto"/>
                <w:right w:val="none" w:sz="0" w:space="0" w:color="auto"/>
              </w:divBdr>
            </w:div>
            <w:div w:id="488983668">
              <w:marLeft w:val="0"/>
              <w:marRight w:val="0"/>
              <w:marTop w:val="0"/>
              <w:marBottom w:val="0"/>
              <w:divBdr>
                <w:top w:val="none" w:sz="0" w:space="0" w:color="auto"/>
                <w:left w:val="none" w:sz="0" w:space="0" w:color="auto"/>
                <w:bottom w:val="none" w:sz="0" w:space="0" w:color="auto"/>
                <w:right w:val="none" w:sz="0" w:space="0" w:color="auto"/>
              </w:divBdr>
            </w:div>
            <w:div w:id="491874796">
              <w:marLeft w:val="0"/>
              <w:marRight w:val="0"/>
              <w:marTop w:val="0"/>
              <w:marBottom w:val="0"/>
              <w:divBdr>
                <w:top w:val="none" w:sz="0" w:space="0" w:color="auto"/>
                <w:left w:val="none" w:sz="0" w:space="0" w:color="auto"/>
                <w:bottom w:val="none" w:sz="0" w:space="0" w:color="auto"/>
                <w:right w:val="none" w:sz="0" w:space="0" w:color="auto"/>
              </w:divBdr>
            </w:div>
            <w:div w:id="523592043">
              <w:marLeft w:val="0"/>
              <w:marRight w:val="0"/>
              <w:marTop w:val="0"/>
              <w:marBottom w:val="0"/>
              <w:divBdr>
                <w:top w:val="none" w:sz="0" w:space="0" w:color="auto"/>
                <w:left w:val="none" w:sz="0" w:space="0" w:color="auto"/>
                <w:bottom w:val="none" w:sz="0" w:space="0" w:color="auto"/>
                <w:right w:val="none" w:sz="0" w:space="0" w:color="auto"/>
              </w:divBdr>
            </w:div>
            <w:div w:id="156856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7656">
      <w:bodyDiv w:val="1"/>
      <w:marLeft w:val="0"/>
      <w:marRight w:val="0"/>
      <w:marTop w:val="0"/>
      <w:marBottom w:val="0"/>
      <w:divBdr>
        <w:top w:val="none" w:sz="0" w:space="0" w:color="auto"/>
        <w:left w:val="none" w:sz="0" w:space="0" w:color="auto"/>
        <w:bottom w:val="none" w:sz="0" w:space="0" w:color="auto"/>
        <w:right w:val="none" w:sz="0" w:space="0" w:color="auto"/>
      </w:divBdr>
      <w:divsChild>
        <w:div w:id="139080940">
          <w:marLeft w:val="0"/>
          <w:marRight w:val="0"/>
          <w:marTop w:val="0"/>
          <w:marBottom w:val="0"/>
          <w:divBdr>
            <w:top w:val="none" w:sz="0" w:space="0" w:color="auto"/>
            <w:left w:val="none" w:sz="0" w:space="0" w:color="auto"/>
            <w:bottom w:val="none" w:sz="0" w:space="0" w:color="auto"/>
            <w:right w:val="none" w:sz="0" w:space="0" w:color="auto"/>
          </w:divBdr>
          <w:divsChild>
            <w:div w:id="15053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10566">
      <w:bodyDiv w:val="1"/>
      <w:marLeft w:val="0"/>
      <w:marRight w:val="0"/>
      <w:marTop w:val="0"/>
      <w:marBottom w:val="0"/>
      <w:divBdr>
        <w:top w:val="none" w:sz="0" w:space="0" w:color="auto"/>
        <w:left w:val="none" w:sz="0" w:space="0" w:color="auto"/>
        <w:bottom w:val="none" w:sz="0" w:space="0" w:color="auto"/>
        <w:right w:val="none" w:sz="0" w:space="0" w:color="auto"/>
      </w:divBdr>
      <w:divsChild>
        <w:div w:id="1809206854">
          <w:marLeft w:val="0"/>
          <w:marRight w:val="0"/>
          <w:marTop w:val="0"/>
          <w:marBottom w:val="0"/>
          <w:divBdr>
            <w:top w:val="none" w:sz="0" w:space="0" w:color="auto"/>
            <w:left w:val="none" w:sz="0" w:space="0" w:color="auto"/>
            <w:bottom w:val="none" w:sz="0" w:space="0" w:color="auto"/>
            <w:right w:val="none" w:sz="0" w:space="0" w:color="auto"/>
          </w:divBdr>
          <w:divsChild>
            <w:div w:id="2519643">
              <w:marLeft w:val="0"/>
              <w:marRight w:val="0"/>
              <w:marTop w:val="0"/>
              <w:marBottom w:val="0"/>
              <w:divBdr>
                <w:top w:val="none" w:sz="0" w:space="0" w:color="auto"/>
                <w:left w:val="none" w:sz="0" w:space="0" w:color="auto"/>
                <w:bottom w:val="none" w:sz="0" w:space="0" w:color="auto"/>
                <w:right w:val="none" w:sz="0" w:space="0" w:color="auto"/>
              </w:divBdr>
            </w:div>
            <w:div w:id="82801915">
              <w:marLeft w:val="0"/>
              <w:marRight w:val="0"/>
              <w:marTop w:val="0"/>
              <w:marBottom w:val="0"/>
              <w:divBdr>
                <w:top w:val="none" w:sz="0" w:space="0" w:color="auto"/>
                <w:left w:val="none" w:sz="0" w:space="0" w:color="auto"/>
                <w:bottom w:val="none" w:sz="0" w:space="0" w:color="auto"/>
                <w:right w:val="none" w:sz="0" w:space="0" w:color="auto"/>
              </w:divBdr>
            </w:div>
            <w:div w:id="222639530">
              <w:marLeft w:val="0"/>
              <w:marRight w:val="0"/>
              <w:marTop w:val="0"/>
              <w:marBottom w:val="0"/>
              <w:divBdr>
                <w:top w:val="none" w:sz="0" w:space="0" w:color="auto"/>
                <w:left w:val="none" w:sz="0" w:space="0" w:color="auto"/>
                <w:bottom w:val="none" w:sz="0" w:space="0" w:color="auto"/>
                <w:right w:val="none" w:sz="0" w:space="0" w:color="auto"/>
              </w:divBdr>
            </w:div>
            <w:div w:id="254285268">
              <w:marLeft w:val="0"/>
              <w:marRight w:val="0"/>
              <w:marTop w:val="0"/>
              <w:marBottom w:val="0"/>
              <w:divBdr>
                <w:top w:val="none" w:sz="0" w:space="0" w:color="auto"/>
                <w:left w:val="none" w:sz="0" w:space="0" w:color="auto"/>
                <w:bottom w:val="none" w:sz="0" w:space="0" w:color="auto"/>
                <w:right w:val="none" w:sz="0" w:space="0" w:color="auto"/>
              </w:divBdr>
            </w:div>
            <w:div w:id="385882452">
              <w:marLeft w:val="0"/>
              <w:marRight w:val="0"/>
              <w:marTop w:val="0"/>
              <w:marBottom w:val="0"/>
              <w:divBdr>
                <w:top w:val="none" w:sz="0" w:space="0" w:color="auto"/>
                <w:left w:val="none" w:sz="0" w:space="0" w:color="auto"/>
                <w:bottom w:val="none" w:sz="0" w:space="0" w:color="auto"/>
                <w:right w:val="none" w:sz="0" w:space="0" w:color="auto"/>
              </w:divBdr>
            </w:div>
            <w:div w:id="487483855">
              <w:marLeft w:val="0"/>
              <w:marRight w:val="0"/>
              <w:marTop w:val="0"/>
              <w:marBottom w:val="0"/>
              <w:divBdr>
                <w:top w:val="none" w:sz="0" w:space="0" w:color="auto"/>
                <w:left w:val="none" w:sz="0" w:space="0" w:color="auto"/>
                <w:bottom w:val="none" w:sz="0" w:space="0" w:color="auto"/>
                <w:right w:val="none" w:sz="0" w:space="0" w:color="auto"/>
              </w:divBdr>
            </w:div>
            <w:div w:id="492379949">
              <w:marLeft w:val="0"/>
              <w:marRight w:val="0"/>
              <w:marTop w:val="0"/>
              <w:marBottom w:val="0"/>
              <w:divBdr>
                <w:top w:val="none" w:sz="0" w:space="0" w:color="auto"/>
                <w:left w:val="none" w:sz="0" w:space="0" w:color="auto"/>
                <w:bottom w:val="none" w:sz="0" w:space="0" w:color="auto"/>
                <w:right w:val="none" w:sz="0" w:space="0" w:color="auto"/>
              </w:divBdr>
            </w:div>
            <w:div w:id="543835432">
              <w:marLeft w:val="0"/>
              <w:marRight w:val="0"/>
              <w:marTop w:val="0"/>
              <w:marBottom w:val="0"/>
              <w:divBdr>
                <w:top w:val="none" w:sz="0" w:space="0" w:color="auto"/>
                <w:left w:val="none" w:sz="0" w:space="0" w:color="auto"/>
                <w:bottom w:val="none" w:sz="0" w:space="0" w:color="auto"/>
                <w:right w:val="none" w:sz="0" w:space="0" w:color="auto"/>
              </w:divBdr>
            </w:div>
            <w:div w:id="599532252">
              <w:marLeft w:val="0"/>
              <w:marRight w:val="0"/>
              <w:marTop w:val="0"/>
              <w:marBottom w:val="0"/>
              <w:divBdr>
                <w:top w:val="none" w:sz="0" w:space="0" w:color="auto"/>
                <w:left w:val="none" w:sz="0" w:space="0" w:color="auto"/>
                <w:bottom w:val="none" w:sz="0" w:space="0" w:color="auto"/>
                <w:right w:val="none" w:sz="0" w:space="0" w:color="auto"/>
              </w:divBdr>
            </w:div>
            <w:div w:id="601844592">
              <w:marLeft w:val="0"/>
              <w:marRight w:val="0"/>
              <w:marTop w:val="0"/>
              <w:marBottom w:val="0"/>
              <w:divBdr>
                <w:top w:val="none" w:sz="0" w:space="0" w:color="auto"/>
                <w:left w:val="none" w:sz="0" w:space="0" w:color="auto"/>
                <w:bottom w:val="none" w:sz="0" w:space="0" w:color="auto"/>
                <w:right w:val="none" w:sz="0" w:space="0" w:color="auto"/>
              </w:divBdr>
            </w:div>
            <w:div w:id="639191721">
              <w:marLeft w:val="0"/>
              <w:marRight w:val="0"/>
              <w:marTop w:val="0"/>
              <w:marBottom w:val="0"/>
              <w:divBdr>
                <w:top w:val="none" w:sz="0" w:space="0" w:color="auto"/>
                <w:left w:val="none" w:sz="0" w:space="0" w:color="auto"/>
                <w:bottom w:val="none" w:sz="0" w:space="0" w:color="auto"/>
                <w:right w:val="none" w:sz="0" w:space="0" w:color="auto"/>
              </w:divBdr>
            </w:div>
            <w:div w:id="823355654">
              <w:marLeft w:val="0"/>
              <w:marRight w:val="0"/>
              <w:marTop w:val="0"/>
              <w:marBottom w:val="0"/>
              <w:divBdr>
                <w:top w:val="none" w:sz="0" w:space="0" w:color="auto"/>
                <w:left w:val="none" w:sz="0" w:space="0" w:color="auto"/>
                <w:bottom w:val="none" w:sz="0" w:space="0" w:color="auto"/>
                <w:right w:val="none" w:sz="0" w:space="0" w:color="auto"/>
              </w:divBdr>
            </w:div>
            <w:div w:id="1015231205">
              <w:marLeft w:val="0"/>
              <w:marRight w:val="0"/>
              <w:marTop w:val="0"/>
              <w:marBottom w:val="0"/>
              <w:divBdr>
                <w:top w:val="none" w:sz="0" w:space="0" w:color="auto"/>
                <w:left w:val="none" w:sz="0" w:space="0" w:color="auto"/>
                <w:bottom w:val="none" w:sz="0" w:space="0" w:color="auto"/>
                <w:right w:val="none" w:sz="0" w:space="0" w:color="auto"/>
              </w:divBdr>
            </w:div>
            <w:div w:id="1109592774">
              <w:marLeft w:val="0"/>
              <w:marRight w:val="0"/>
              <w:marTop w:val="0"/>
              <w:marBottom w:val="0"/>
              <w:divBdr>
                <w:top w:val="none" w:sz="0" w:space="0" w:color="auto"/>
                <w:left w:val="none" w:sz="0" w:space="0" w:color="auto"/>
                <w:bottom w:val="none" w:sz="0" w:space="0" w:color="auto"/>
                <w:right w:val="none" w:sz="0" w:space="0" w:color="auto"/>
              </w:divBdr>
            </w:div>
            <w:div w:id="1159537016">
              <w:marLeft w:val="0"/>
              <w:marRight w:val="0"/>
              <w:marTop w:val="0"/>
              <w:marBottom w:val="0"/>
              <w:divBdr>
                <w:top w:val="none" w:sz="0" w:space="0" w:color="auto"/>
                <w:left w:val="none" w:sz="0" w:space="0" w:color="auto"/>
                <w:bottom w:val="none" w:sz="0" w:space="0" w:color="auto"/>
                <w:right w:val="none" w:sz="0" w:space="0" w:color="auto"/>
              </w:divBdr>
            </w:div>
            <w:div w:id="1240821106">
              <w:marLeft w:val="0"/>
              <w:marRight w:val="0"/>
              <w:marTop w:val="0"/>
              <w:marBottom w:val="0"/>
              <w:divBdr>
                <w:top w:val="none" w:sz="0" w:space="0" w:color="auto"/>
                <w:left w:val="none" w:sz="0" w:space="0" w:color="auto"/>
                <w:bottom w:val="none" w:sz="0" w:space="0" w:color="auto"/>
                <w:right w:val="none" w:sz="0" w:space="0" w:color="auto"/>
              </w:divBdr>
            </w:div>
            <w:div w:id="1248736270">
              <w:marLeft w:val="0"/>
              <w:marRight w:val="0"/>
              <w:marTop w:val="0"/>
              <w:marBottom w:val="0"/>
              <w:divBdr>
                <w:top w:val="none" w:sz="0" w:space="0" w:color="auto"/>
                <w:left w:val="none" w:sz="0" w:space="0" w:color="auto"/>
                <w:bottom w:val="none" w:sz="0" w:space="0" w:color="auto"/>
                <w:right w:val="none" w:sz="0" w:space="0" w:color="auto"/>
              </w:divBdr>
            </w:div>
            <w:div w:id="1312631981">
              <w:marLeft w:val="0"/>
              <w:marRight w:val="0"/>
              <w:marTop w:val="0"/>
              <w:marBottom w:val="0"/>
              <w:divBdr>
                <w:top w:val="none" w:sz="0" w:space="0" w:color="auto"/>
                <w:left w:val="none" w:sz="0" w:space="0" w:color="auto"/>
                <w:bottom w:val="none" w:sz="0" w:space="0" w:color="auto"/>
                <w:right w:val="none" w:sz="0" w:space="0" w:color="auto"/>
              </w:divBdr>
            </w:div>
            <w:div w:id="1332565345">
              <w:marLeft w:val="0"/>
              <w:marRight w:val="0"/>
              <w:marTop w:val="0"/>
              <w:marBottom w:val="0"/>
              <w:divBdr>
                <w:top w:val="none" w:sz="0" w:space="0" w:color="auto"/>
                <w:left w:val="none" w:sz="0" w:space="0" w:color="auto"/>
                <w:bottom w:val="none" w:sz="0" w:space="0" w:color="auto"/>
                <w:right w:val="none" w:sz="0" w:space="0" w:color="auto"/>
              </w:divBdr>
            </w:div>
            <w:div w:id="1378703660">
              <w:marLeft w:val="0"/>
              <w:marRight w:val="0"/>
              <w:marTop w:val="0"/>
              <w:marBottom w:val="0"/>
              <w:divBdr>
                <w:top w:val="none" w:sz="0" w:space="0" w:color="auto"/>
                <w:left w:val="none" w:sz="0" w:space="0" w:color="auto"/>
                <w:bottom w:val="none" w:sz="0" w:space="0" w:color="auto"/>
                <w:right w:val="none" w:sz="0" w:space="0" w:color="auto"/>
              </w:divBdr>
            </w:div>
            <w:div w:id="1565606776">
              <w:marLeft w:val="0"/>
              <w:marRight w:val="0"/>
              <w:marTop w:val="0"/>
              <w:marBottom w:val="0"/>
              <w:divBdr>
                <w:top w:val="none" w:sz="0" w:space="0" w:color="auto"/>
                <w:left w:val="none" w:sz="0" w:space="0" w:color="auto"/>
                <w:bottom w:val="none" w:sz="0" w:space="0" w:color="auto"/>
                <w:right w:val="none" w:sz="0" w:space="0" w:color="auto"/>
              </w:divBdr>
            </w:div>
            <w:div w:id="1587810121">
              <w:marLeft w:val="0"/>
              <w:marRight w:val="0"/>
              <w:marTop w:val="0"/>
              <w:marBottom w:val="0"/>
              <w:divBdr>
                <w:top w:val="none" w:sz="0" w:space="0" w:color="auto"/>
                <w:left w:val="none" w:sz="0" w:space="0" w:color="auto"/>
                <w:bottom w:val="none" w:sz="0" w:space="0" w:color="auto"/>
                <w:right w:val="none" w:sz="0" w:space="0" w:color="auto"/>
              </w:divBdr>
            </w:div>
            <w:div w:id="1612202176">
              <w:marLeft w:val="0"/>
              <w:marRight w:val="0"/>
              <w:marTop w:val="0"/>
              <w:marBottom w:val="0"/>
              <w:divBdr>
                <w:top w:val="none" w:sz="0" w:space="0" w:color="auto"/>
                <w:left w:val="none" w:sz="0" w:space="0" w:color="auto"/>
                <w:bottom w:val="none" w:sz="0" w:space="0" w:color="auto"/>
                <w:right w:val="none" w:sz="0" w:space="0" w:color="auto"/>
              </w:divBdr>
            </w:div>
            <w:div w:id="1735735332">
              <w:marLeft w:val="0"/>
              <w:marRight w:val="0"/>
              <w:marTop w:val="0"/>
              <w:marBottom w:val="0"/>
              <w:divBdr>
                <w:top w:val="none" w:sz="0" w:space="0" w:color="auto"/>
                <w:left w:val="none" w:sz="0" w:space="0" w:color="auto"/>
                <w:bottom w:val="none" w:sz="0" w:space="0" w:color="auto"/>
                <w:right w:val="none" w:sz="0" w:space="0" w:color="auto"/>
              </w:divBdr>
            </w:div>
            <w:div w:id="1819955805">
              <w:marLeft w:val="0"/>
              <w:marRight w:val="0"/>
              <w:marTop w:val="0"/>
              <w:marBottom w:val="0"/>
              <w:divBdr>
                <w:top w:val="none" w:sz="0" w:space="0" w:color="auto"/>
                <w:left w:val="none" w:sz="0" w:space="0" w:color="auto"/>
                <w:bottom w:val="none" w:sz="0" w:space="0" w:color="auto"/>
                <w:right w:val="none" w:sz="0" w:space="0" w:color="auto"/>
              </w:divBdr>
            </w:div>
            <w:div w:id="1946882500">
              <w:marLeft w:val="0"/>
              <w:marRight w:val="0"/>
              <w:marTop w:val="0"/>
              <w:marBottom w:val="0"/>
              <w:divBdr>
                <w:top w:val="none" w:sz="0" w:space="0" w:color="auto"/>
                <w:left w:val="none" w:sz="0" w:space="0" w:color="auto"/>
                <w:bottom w:val="none" w:sz="0" w:space="0" w:color="auto"/>
                <w:right w:val="none" w:sz="0" w:space="0" w:color="auto"/>
              </w:divBdr>
            </w:div>
            <w:div w:id="214199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1047">
      <w:bodyDiv w:val="1"/>
      <w:marLeft w:val="0"/>
      <w:marRight w:val="0"/>
      <w:marTop w:val="0"/>
      <w:marBottom w:val="0"/>
      <w:divBdr>
        <w:top w:val="none" w:sz="0" w:space="0" w:color="auto"/>
        <w:left w:val="none" w:sz="0" w:space="0" w:color="auto"/>
        <w:bottom w:val="none" w:sz="0" w:space="0" w:color="auto"/>
        <w:right w:val="none" w:sz="0" w:space="0" w:color="auto"/>
      </w:divBdr>
    </w:div>
    <w:div w:id="1892304283">
      <w:bodyDiv w:val="1"/>
      <w:marLeft w:val="0"/>
      <w:marRight w:val="0"/>
      <w:marTop w:val="0"/>
      <w:marBottom w:val="0"/>
      <w:divBdr>
        <w:top w:val="none" w:sz="0" w:space="0" w:color="auto"/>
        <w:left w:val="none" w:sz="0" w:space="0" w:color="auto"/>
        <w:bottom w:val="none" w:sz="0" w:space="0" w:color="auto"/>
        <w:right w:val="none" w:sz="0" w:space="0" w:color="auto"/>
      </w:divBdr>
    </w:div>
    <w:div w:id="1894193038">
      <w:bodyDiv w:val="1"/>
      <w:marLeft w:val="0"/>
      <w:marRight w:val="0"/>
      <w:marTop w:val="0"/>
      <w:marBottom w:val="0"/>
      <w:divBdr>
        <w:top w:val="none" w:sz="0" w:space="0" w:color="auto"/>
        <w:left w:val="none" w:sz="0" w:space="0" w:color="auto"/>
        <w:bottom w:val="none" w:sz="0" w:space="0" w:color="auto"/>
        <w:right w:val="none" w:sz="0" w:space="0" w:color="auto"/>
      </w:divBdr>
    </w:div>
    <w:div w:id="2041126704">
      <w:bodyDiv w:val="1"/>
      <w:marLeft w:val="0"/>
      <w:marRight w:val="0"/>
      <w:marTop w:val="0"/>
      <w:marBottom w:val="0"/>
      <w:divBdr>
        <w:top w:val="none" w:sz="0" w:space="0" w:color="auto"/>
        <w:left w:val="none" w:sz="0" w:space="0" w:color="auto"/>
        <w:bottom w:val="none" w:sz="0" w:space="0" w:color="auto"/>
        <w:right w:val="none" w:sz="0" w:space="0" w:color="auto"/>
      </w:divBdr>
    </w:div>
    <w:div w:id="206360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ockroachlabs.com/docs/cockroachcloud/quickstart.html" TargetMode="External"/><Relationship Id="rId7" Type="http://schemas.openxmlformats.org/officeDocument/2006/relationships/hyperlink" Target="https://www.cockroachlabs.com/docs/v21.1/orchestrate-a-local-cluster-with-kubernetes.html?filters=helm" TargetMode="External"/><Relationship Id="rId2" Type="http://schemas.openxmlformats.org/officeDocument/2006/relationships/hyperlink" Target="https://www.cockroachlabs.com/docs/latest/install-cockroachdb-mac.html" TargetMode="External"/><Relationship Id="rId1" Type="http://schemas.openxmlformats.org/officeDocument/2006/relationships/hyperlink" Target="https://www.cockroachlabs.com/docs/v20.2/install-cockroachdb-mac.html" TargetMode="External"/><Relationship Id="rId6" Type="http://schemas.openxmlformats.org/officeDocument/2006/relationships/hyperlink" Target="https://www.cockroachlabs.com/docs/v21.1/orchestrate-a-local-cluster-with-kubernetes.html?filters=helm" TargetMode="External"/><Relationship Id="rId5" Type="http://schemas.openxmlformats.org/officeDocument/2006/relationships/hyperlink" Target="https://www.cockroachlabs.com/docs/v21.1/orchestrate-a-local-cluster-with-kubernetes.html" TargetMode="External"/><Relationship Id="rId4" Type="http://schemas.openxmlformats.org/officeDocument/2006/relationships/hyperlink" Target="https://github.com/cockroachdb/cockroach/blob/master/cloud/kubernetes/client-secure.yaml"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www.cockroachlabs.com/docs/releases/" TargetMode="External"/><Relationship Id="rId13" Type="http://schemas.openxmlformats.org/officeDocument/2006/relationships/hyperlink" Target="https://raw.githubusercontent.com/Homebrew/install/HEAD/install.sh" TargetMode="External"/><Relationship Id="rId18" Type="http://schemas.openxmlformats.org/officeDocument/2006/relationships/hyperlink" Target="https://www.cockroachlabs.com/get-started-cockroachdb/"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ockroachlabs.com/docs/releases/?filters=windows" TargetMode="External"/><Relationship Id="rId25" Type="http://schemas.openxmlformats.org/officeDocument/2006/relationships/hyperlink" Target="https://dbeaver.i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root@127.0.0.1:44913/movr" TargetMode="External"/><Relationship Id="rId20" Type="http://schemas.openxmlformats.org/officeDocument/2006/relationships/image" Target="media/image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github.com/kubernetes/minikube"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cockroachlabs.com/docs/releases/" TargetMode="External"/><Relationship Id="rId23" Type="http://schemas.openxmlformats.org/officeDocument/2006/relationships/hyperlink" Target="https://github.com/cockroachdb/cockroach-operator" TargetMode="External"/><Relationship Id="rId28" Type="http://schemas.openxmlformats.org/officeDocument/2006/relationships/hyperlink" Target="https://jdbc.postgresql.org/download.html" TargetMode="External"/><Relationship Id="rId10" Type="http://schemas.microsoft.com/office/2011/relationships/commentsExtended" Target="commentsExtended.xml"/><Relationship Id="rId19" Type="http://schemas.openxmlformats.org/officeDocument/2006/relationships/image" Target="media/image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cockroachlabs.com/docs/releases/?filters=mac" TargetMode="External"/><Relationship Id="rId22" Type="http://schemas.openxmlformats.org/officeDocument/2006/relationships/hyperlink" Target="https://github.com/cockroachdb/cockroach-operator" TargetMode="External"/><Relationship Id="rId27" Type="http://schemas.openxmlformats.org/officeDocument/2006/relationships/image" Target="media/image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980FC-0E3C-429F-B87F-EA8256FFB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7673</Words>
  <Characters>43738</Characters>
  <Application>Microsoft Office Word</Application>
  <DocSecurity>0</DocSecurity>
  <Lines>364</Lines>
  <Paragraphs>102</Paragraphs>
  <ScaleCrop>false</ScaleCrop>
  <Company/>
  <LinksUpToDate>false</LinksUpToDate>
  <CharactersWithSpaces>51309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Harrison</dc:creator>
  <cp:keywords/>
  <dc:description/>
  <cp:lastModifiedBy>Guy Harrison</cp:lastModifiedBy>
  <cp:revision>1</cp:revision>
  <dcterms:created xsi:type="dcterms:W3CDTF">2021-04-13T02:30:00Z</dcterms:created>
  <dcterms:modified xsi:type="dcterms:W3CDTF">2021-05-08T06:43:00Z</dcterms:modified>
</cp:coreProperties>
</file>